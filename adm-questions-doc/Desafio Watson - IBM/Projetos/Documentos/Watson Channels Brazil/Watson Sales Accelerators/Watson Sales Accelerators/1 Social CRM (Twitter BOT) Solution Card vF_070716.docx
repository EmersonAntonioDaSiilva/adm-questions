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0D92EE" w14:textId="77777777" w:rsidR="00F03B99" w:rsidRDefault="00F03B99" w:rsidP="005E52BC">
      <w:pPr>
        <w:pStyle w:val="Heading1"/>
        <w:framePr w:w="7422" w:hSpace="180" w:wrap="around" w:vAnchor="text" w:hAnchor="page" w:x="402" w:y="541"/>
        <w:pPrChange w:id="0" w:author="CRISTENE GONZALEZ-WERTZ" w:date="2016-07-07T11:45:00Z">
          <w:pPr>
            <w:pStyle w:val="Heading1"/>
            <w:framePr w:w="7188" w:hSpace="180" w:wrap="around" w:vAnchor="text" w:hAnchor="page" w:x="402" w:y="537"/>
          </w:pPr>
        </w:pPrChange>
      </w:pPr>
      <w:bookmarkStart w:id="1" w:name="_Toc261004494"/>
      <w:r>
        <w:t>Business Challenge</w:t>
      </w:r>
    </w:p>
    <w:p w14:paraId="76CAB21D" w14:textId="03050ED5" w:rsidR="00F03B99" w:rsidRPr="00152C27" w:rsidRDefault="007D37D3" w:rsidP="005E52BC">
      <w:pPr>
        <w:framePr w:w="7422" w:hSpace="180" w:wrap="around" w:vAnchor="text" w:hAnchor="page" w:x="402" w:y="541"/>
        <w:rPr>
          <w:rFonts w:eastAsiaTheme="minorHAnsi"/>
          <w:bCs/>
          <w:sz w:val="18"/>
        </w:rPr>
        <w:pPrChange w:id="2" w:author="CRISTENE GONZALEZ-WERTZ" w:date="2016-07-07T11:45:00Z">
          <w:pPr>
            <w:framePr w:w="7188" w:hSpace="180" w:wrap="around" w:vAnchor="text" w:hAnchor="page" w:x="402" w:y="537"/>
          </w:pPr>
        </w:pPrChange>
      </w:pPr>
      <w:r>
        <w:rPr>
          <w:rFonts w:eastAsiaTheme="minorHAnsi"/>
          <w:bCs/>
          <w:sz w:val="18"/>
        </w:rPr>
        <w:t>In the</w:t>
      </w:r>
      <w:r w:rsidR="00F03B99" w:rsidRPr="00152C27">
        <w:rPr>
          <w:rFonts w:eastAsiaTheme="minorHAnsi"/>
          <w:bCs/>
          <w:sz w:val="18"/>
        </w:rPr>
        <w:t xml:space="preserve"> modern world </w:t>
      </w:r>
      <w:r w:rsidR="003C786E" w:rsidRPr="00152C27">
        <w:rPr>
          <w:rFonts w:eastAsiaTheme="minorHAnsi"/>
          <w:bCs/>
          <w:sz w:val="18"/>
        </w:rPr>
        <w:t>a large number of</w:t>
      </w:r>
      <w:r w:rsidR="00F03B99" w:rsidRPr="00152C27">
        <w:rPr>
          <w:rFonts w:eastAsiaTheme="minorHAnsi"/>
          <w:bCs/>
          <w:sz w:val="18"/>
        </w:rPr>
        <w:t xml:space="preserve"> customer complaints </w:t>
      </w:r>
      <w:r w:rsidR="003C786E" w:rsidRPr="00152C27">
        <w:rPr>
          <w:rFonts w:eastAsiaTheme="minorHAnsi"/>
          <w:bCs/>
          <w:sz w:val="18"/>
        </w:rPr>
        <w:t xml:space="preserve">and praise </w:t>
      </w:r>
      <w:r w:rsidR="00F03B99" w:rsidRPr="00152C27">
        <w:rPr>
          <w:rFonts w:eastAsiaTheme="minorHAnsi"/>
          <w:bCs/>
          <w:sz w:val="18"/>
        </w:rPr>
        <w:t xml:space="preserve">originate on social media (Facebook, Twitter, Blogs, chat forums, </w:t>
      </w:r>
      <w:r w:rsidR="008C5242" w:rsidRPr="00152C27">
        <w:rPr>
          <w:rFonts w:eastAsiaTheme="minorHAnsi"/>
          <w:bCs/>
          <w:sz w:val="18"/>
        </w:rPr>
        <w:t>etc.</w:t>
      </w:r>
      <w:r w:rsidR="00F03B99" w:rsidRPr="00152C27">
        <w:rPr>
          <w:rFonts w:eastAsiaTheme="minorHAnsi"/>
          <w:bCs/>
          <w:sz w:val="18"/>
        </w:rPr>
        <w:t>) outside the direct control of enterprises. How do Enterprises engage with customers in real time on social media platforms to provide effective customer service without driving mor</w:t>
      </w:r>
      <w:r w:rsidR="00A47091" w:rsidRPr="00152C27">
        <w:rPr>
          <w:rFonts w:eastAsiaTheme="minorHAnsi"/>
          <w:bCs/>
          <w:sz w:val="18"/>
        </w:rPr>
        <w:t>e calls to their contact center</w:t>
      </w:r>
      <w:r w:rsidR="00F03B99" w:rsidRPr="00152C27">
        <w:rPr>
          <w:rFonts w:eastAsiaTheme="minorHAnsi"/>
          <w:bCs/>
          <w:sz w:val="18"/>
        </w:rPr>
        <w:t>?</w:t>
      </w:r>
    </w:p>
    <w:p w14:paraId="591FF3E7" w14:textId="77777777" w:rsidR="00F03B99" w:rsidRDefault="00F03B99" w:rsidP="005E52BC">
      <w:pPr>
        <w:pStyle w:val="Heading1"/>
        <w:framePr w:w="7422" w:hSpace="180" w:wrap="around" w:vAnchor="text" w:hAnchor="page" w:x="402" w:y="541"/>
        <w:pPrChange w:id="3" w:author="CRISTENE GONZALEZ-WERTZ" w:date="2016-07-07T11:45:00Z">
          <w:pPr>
            <w:pStyle w:val="Heading1"/>
            <w:framePr w:w="7188" w:hSpace="180" w:wrap="around" w:vAnchor="text" w:hAnchor="page" w:x="402" w:y="537"/>
          </w:pPr>
        </w:pPrChange>
      </w:pPr>
      <w:r>
        <w:t xml:space="preserve">Watson inspired solution to the problem </w:t>
      </w:r>
    </w:p>
    <w:p w14:paraId="39DCB804" w14:textId="543FE975" w:rsidR="00F03B99" w:rsidRPr="00574B1C" w:rsidRDefault="008F7437" w:rsidP="005E52BC">
      <w:pPr>
        <w:framePr w:w="7422" w:hSpace="180" w:wrap="around" w:vAnchor="text" w:hAnchor="page" w:x="402" w:y="541"/>
        <w:rPr>
          <w:rFonts w:eastAsiaTheme="minorHAnsi"/>
          <w:bCs/>
          <w:sz w:val="18"/>
        </w:rPr>
        <w:pPrChange w:id="4" w:author="CRISTENE GONZALEZ-WERTZ" w:date="2016-07-07T11:45:00Z">
          <w:pPr>
            <w:framePr w:w="7188" w:hSpace="180" w:wrap="around" w:vAnchor="text" w:hAnchor="page" w:x="402" w:y="537"/>
          </w:pPr>
        </w:pPrChange>
      </w:pPr>
      <w:ins w:id="5" w:author="Ravesh Lala" w:date="2016-07-07T07:09:00Z">
        <w:r>
          <w:rPr>
            <w:rFonts w:eastAsiaTheme="minorHAnsi"/>
            <w:bCs/>
            <w:color w:val="262626" w:themeColor="text1" w:themeTint="D9"/>
            <w:sz w:val="18"/>
          </w:rPr>
          <w:t xml:space="preserve">Watson has the potential to become the IVR for the Digital Universe in customer support. </w:t>
        </w:r>
      </w:ins>
      <w:r w:rsidR="00F03B99" w:rsidRPr="00152C27">
        <w:rPr>
          <w:rFonts w:eastAsiaTheme="minorHAnsi"/>
          <w:bCs/>
          <w:color w:val="262626" w:themeColor="text1" w:themeTint="D9"/>
          <w:sz w:val="18"/>
        </w:rPr>
        <w:t>Today we can leverage the Watson Platform to directly engage with end</w:t>
      </w:r>
      <w:r w:rsidR="006D44D8">
        <w:rPr>
          <w:rFonts w:eastAsiaTheme="minorHAnsi"/>
          <w:bCs/>
          <w:color w:val="262626" w:themeColor="text1" w:themeTint="D9"/>
          <w:sz w:val="18"/>
        </w:rPr>
        <w:t xml:space="preserve"> customers on social media. The</w:t>
      </w:r>
      <w:r w:rsidR="00F03B99" w:rsidRPr="00152C27">
        <w:rPr>
          <w:rFonts w:eastAsiaTheme="minorHAnsi"/>
          <w:bCs/>
          <w:color w:val="262626" w:themeColor="text1" w:themeTint="D9"/>
          <w:sz w:val="18"/>
        </w:rPr>
        <w:t xml:space="preserve"> Social CRM</w:t>
      </w:r>
      <w:r w:rsidR="006D44D8">
        <w:rPr>
          <w:rFonts w:eastAsiaTheme="minorHAnsi"/>
          <w:bCs/>
          <w:color w:val="262626" w:themeColor="text1" w:themeTint="D9"/>
          <w:sz w:val="18"/>
        </w:rPr>
        <w:t xml:space="preserve"> – Watson Twitter BOT</w:t>
      </w:r>
      <w:r w:rsidR="00F03B99" w:rsidRPr="00152C27">
        <w:rPr>
          <w:rFonts w:eastAsiaTheme="minorHAnsi"/>
          <w:bCs/>
          <w:color w:val="262626" w:themeColor="text1" w:themeTint="D9"/>
          <w:sz w:val="18"/>
        </w:rPr>
        <w:t xml:space="preserve"> pattern</w:t>
      </w:r>
      <w:ins w:id="6" w:author="CRISTENE GONZALEZ-WERTZ" w:date="2016-07-07T11:59:00Z">
        <w:r w:rsidR="00667766">
          <w:rPr>
            <w:rFonts w:eastAsiaTheme="minorHAnsi"/>
            <w:bCs/>
            <w:color w:val="262626" w:themeColor="text1" w:themeTint="D9"/>
            <w:sz w:val="18"/>
          </w:rPr>
          <w:t xml:space="preserve"> - </w:t>
        </w:r>
      </w:ins>
      <w:del w:id="7" w:author="CRISTENE GONZALEZ-WERTZ" w:date="2016-07-07T11:59:00Z">
        <w:r w:rsidR="00F731DB" w:rsidDel="00667766">
          <w:rPr>
            <w:rFonts w:eastAsiaTheme="minorHAnsi"/>
            <w:bCs/>
            <w:color w:val="262626" w:themeColor="text1" w:themeTint="D9"/>
            <w:sz w:val="18"/>
          </w:rPr>
          <w:delText>,</w:delText>
        </w:r>
        <w:r w:rsidR="00F03B99" w:rsidRPr="00152C27" w:rsidDel="00667766">
          <w:rPr>
            <w:rFonts w:eastAsiaTheme="minorHAnsi"/>
            <w:bCs/>
            <w:color w:val="262626" w:themeColor="text1" w:themeTint="D9"/>
            <w:sz w:val="18"/>
          </w:rPr>
          <w:delText xml:space="preserve"> </w:delText>
        </w:r>
      </w:del>
      <w:r w:rsidR="00F03B99" w:rsidRPr="00152C27">
        <w:rPr>
          <w:rFonts w:eastAsiaTheme="minorHAnsi"/>
          <w:bCs/>
          <w:color w:val="262626" w:themeColor="text1" w:themeTint="D9"/>
          <w:sz w:val="18"/>
        </w:rPr>
        <w:t xml:space="preserve">demonstrates how large </w:t>
      </w:r>
      <w:r w:rsidR="00886BB7" w:rsidRPr="00152C27">
        <w:rPr>
          <w:rFonts w:eastAsiaTheme="minorHAnsi"/>
          <w:bCs/>
          <w:color w:val="262626" w:themeColor="text1" w:themeTint="D9"/>
          <w:sz w:val="18"/>
        </w:rPr>
        <w:t>enterprises</w:t>
      </w:r>
      <w:r w:rsidR="00886BB7">
        <w:rPr>
          <w:rFonts w:eastAsiaTheme="minorHAnsi"/>
          <w:bCs/>
          <w:color w:val="262626" w:themeColor="text1" w:themeTint="D9"/>
          <w:sz w:val="18"/>
        </w:rPr>
        <w:t xml:space="preserve"> </w:t>
      </w:r>
      <w:r w:rsidR="00886BB7" w:rsidRPr="00152C27">
        <w:rPr>
          <w:rFonts w:eastAsiaTheme="minorHAnsi"/>
          <w:bCs/>
          <w:color w:val="262626" w:themeColor="text1" w:themeTint="D9"/>
          <w:sz w:val="18"/>
        </w:rPr>
        <w:t>can</w:t>
      </w:r>
      <w:r w:rsidR="00F03B99" w:rsidRPr="00152C27">
        <w:rPr>
          <w:rFonts w:eastAsiaTheme="minorHAnsi"/>
          <w:bCs/>
          <w:color w:val="262626" w:themeColor="text1" w:themeTint="D9"/>
          <w:sz w:val="18"/>
        </w:rPr>
        <w:t xml:space="preserve"> engage with their customers on Twitter, directly answer customer inquiries or triage them to the right agents within the enterprise to address the inquiries. This solution pattern is applicable to multiple industries namely </w:t>
      </w:r>
      <w:r w:rsidR="00F03B99" w:rsidRPr="00152C27">
        <w:rPr>
          <w:rFonts w:eastAsiaTheme="minorHAnsi"/>
          <w:bCs/>
          <w:i/>
          <w:sz w:val="18"/>
        </w:rPr>
        <w:t>Telecommunications, Airline, Financial Services and Media companies.</w:t>
      </w:r>
      <w:r w:rsidR="00F03B99" w:rsidRPr="00152C27">
        <w:rPr>
          <w:rFonts w:eastAsiaTheme="minorHAnsi"/>
          <w:bCs/>
          <w:sz w:val="18"/>
        </w:rPr>
        <w:t xml:space="preserve"> </w:t>
      </w:r>
      <w:r w:rsidR="00574B1C">
        <w:rPr>
          <w:rFonts w:eastAsiaTheme="minorHAnsi"/>
          <w:bCs/>
          <w:sz w:val="18"/>
        </w:rPr>
        <w:t xml:space="preserve"> </w:t>
      </w:r>
      <w:r w:rsidR="00F03B99" w:rsidRPr="00152C27">
        <w:rPr>
          <w:rFonts w:eastAsiaTheme="minorHAnsi"/>
          <w:bCs/>
          <w:sz w:val="18"/>
        </w:rPr>
        <w:t xml:space="preserve">Any industry that has a very high </w:t>
      </w:r>
      <w:del w:id="8" w:author="CRISTENE GONZALEZ-WERTZ" w:date="2016-07-07T11:59:00Z">
        <w:r w:rsidR="00F03B99" w:rsidRPr="00152C27" w:rsidDel="00667766">
          <w:rPr>
            <w:rFonts w:eastAsiaTheme="minorHAnsi"/>
            <w:bCs/>
            <w:sz w:val="18"/>
          </w:rPr>
          <w:delText xml:space="preserve">call </w:delText>
        </w:r>
      </w:del>
      <w:ins w:id="9" w:author="CRISTENE GONZALEZ-WERTZ" w:date="2016-07-07T11:59:00Z">
        <w:r w:rsidR="00667766">
          <w:rPr>
            <w:rFonts w:eastAsiaTheme="minorHAnsi"/>
            <w:bCs/>
            <w:sz w:val="18"/>
          </w:rPr>
          <w:t xml:space="preserve">contact </w:t>
        </w:r>
      </w:ins>
      <w:r w:rsidR="00F03B99" w:rsidRPr="00152C27">
        <w:rPr>
          <w:rFonts w:eastAsiaTheme="minorHAnsi"/>
          <w:bCs/>
          <w:sz w:val="18"/>
        </w:rPr>
        <w:t xml:space="preserve">volume can leverage the Watson Platform </w:t>
      </w:r>
      <w:ins w:id="10" w:author="Ravesh Lala" w:date="2016-07-07T07:10:00Z">
        <w:r>
          <w:rPr>
            <w:rFonts w:eastAsiaTheme="minorHAnsi"/>
            <w:bCs/>
            <w:sz w:val="18"/>
          </w:rPr>
          <w:t xml:space="preserve">to interact with customers on social media platforms. </w:t>
        </w:r>
      </w:ins>
      <w:del w:id="11" w:author="Ravesh Lala" w:date="2016-07-07T07:10:00Z">
        <w:r w:rsidR="00F03B99" w:rsidRPr="00152C27" w:rsidDel="008F7437">
          <w:rPr>
            <w:rFonts w:eastAsiaTheme="minorHAnsi"/>
            <w:bCs/>
            <w:sz w:val="18"/>
          </w:rPr>
          <w:delText xml:space="preserve">for </w:delText>
        </w:r>
        <w:r w:rsidR="00886BB7" w:rsidRPr="00152C27" w:rsidDel="008F7437">
          <w:rPr>
            <w:rFonts w:eastAsiaTheme="minorHAnsi"/>
            <w:bCs/>
            <w:sz w:val="18"/>
          </w:rPr>
          <w:delText xml:space="preserve">social </w:delText>
        </w:r>
        <w:r w:rsidR="00886BB7" w:rsidDel="008F7437">
          <w:rPr>
            <w:rFonts w:eastAsiaTheme="minorHAnsi"/>
            <w:bCs/>
            <w:sz w:val="18"/>
          </w:rPr>
          <w:delText>media</w:delText>
        </w:r>
        <w:r w:rsidR="00F03B99" w:rsidRPr="00152C27" w:rsidDel="008F7437">
          <w:rPr>
            <w:rFonts w:eastAsiaTheme="minorHAnsi"/>
            <w:bCs/>
            <w:sz w:val="18"/>
          </w:rPr>
          <w:delText xml:space="preserve"> interactions.</w:delText>
        </w:r>
      </w:del>
      <w:r w:rsidR="00F03B99" w:rsidRPr="00152C27">
        <w:rPr>
          <w:rFonts w:eastAsiaTheme="minorHAnsi"/>
          <w:bCs/>
          <w:sz w:val="18"/>
        </w:rPr>
        <w:t xml:space="preserve"> </w:t>
      </w:r>
    </w:p>
    <w:p w14:paraId="638C35C9" w14:textId="77777777" w:rsidR="00F03B99" w:rsidRDefault="00F03B99" w:rsidP="005E52BC">
      <w:pPr>
        <w:pStyle w:val="Heading1"/>
        <w:framePr w:w="7422" w:hSpace="180" w:wrap="around" w:vAnchor="text" w:hAnchor="page" w:x="402" w:y="541"/>
        <w:pPrChange w:id="12" w:author="CRISTENE GONZALEZ-WERTZ" w:date="2016-07-07T11:45:00Z">
          <w:pPr>
            <w:pStyle w:val="Heading1"/>
            <w:framePr w:w="7188" w:hSpace="180" w:wrap="around" w:vAnchor="text" w:hAnchor="page" w:x="402" w:y="537"/>
          </w:pPr>
        </w:pPrChange>
      </w:pPr>
      <w:r>
        <w:t>Client discussion points</w:t>
      </w:r>
    </w:p>
    <w:p w14:paraId="14F8530A" w14:textId="77777777" w:rsidR="00F03B99" w:rsidRPr="00152C27" w:rsidRDefault="00F03B99" w:rsidP="005E52BC">
      <w:pPr>
        <w:pStyle w:val="ListBullet2"/>
        <w:framePr w:w="7422" w:hSpace="180" w:wrap="around" w:vAnchor="text" w:hAnchor="page" w:x="402" w:y="541"/>
        <w:spacing w:line="240" w:lineRule="auto"/>
        <w:rPr>
          <w:color w:val="262626" w:themeColor="text1" w:themeTint="D9"/>
          <w:sz w:val="18"/>
        </w:rPr>
        <w:pPrChange w:id="13" w:author="CRISTENE GONZALEZ-WERTZ" w:date="2016-07-07T11:45:00Z">
          <w:pPr>
            <w:pStyle w:val="ListBullet2"/>
            <w:framePr w:w="7188" w:hSpace="180" w:wrap="around" w:vAnchor="text" w:hAnchor="page" w:x="402" w:y="537"/>
            <w:spacing w:line="240" w:lineRule="auto"/>
          </w:pPr>
        </w:pPrChange>
      </w:pPr>
      <w:r w:rsidRPr="00152C27">
        <w:rPr>
          <w:color w:val="262626" w:themeColor="text1" w:themeTint="D9"/>
          <w:sz w:val="18"/>
        </w:rPr>
        <w:t>Can you respond to inquiries and interactions in a timely manner, 24X7?</w:t>
      </w:r>
    </w:p>
    <w:p w14:paraId="15965325" w14:textId="77777777" w:rsidR="00F03B99" w:rsidRPr="00152C27" w:rsidRDefault="00F03B99" w:rsidP="005E52BC">
      <w:pPr>
        <w:pStyle w:val="ListBullet2"/>
        <w:framePr w:w="7422" w:hSpace="180" w:wrap="around" w:vAnchor="text" w:hAnchor="page" w:x="402" w:y="541"/>
        <w:spacing w:line="240" w:lineRule="auto"/>
        <w:rPr>
          <w:color w:val="262626" w:themeColor="text1" w:themeTint="D9"/>
          <w:sz w:val="18"/>
        </w:rPr>
        <w:pPrChange w:id="14" w:author="CRISTENE GONZALEZ-WERTZ" w:date="2016-07-07T11:45:00Z">
          <w:pPr>
            <w:pStyle w:val="ListBullet2"/>
            <w:framePr w:w="7188" w:hSpace="180" w:wrap="around" w:vAnchor="text" w:hAnchor="page" w:x="402" w:y="537"/>
            <w:spacing w:line="240" w:lineRule="auto"/>
          </w:pPr>
        </w:pPrChange>
      </w:pPr>
      <w:r w:rsidRPr="00152C27">
        <w:rPr>
          <w:color w:val="262626" w:themeColor="text1" w:themeTint="D9"/>
          <w:sz w:val="18"/>
        </w:rPr>
        <w:t>Are you able to drive cost out of the call center and leverage social media platforms effectively?</w:t>
      </w:r>
    </w:p>
    <w:p w14:paraId="430061DF" w14:textId="2A9E7BA9" w:rsidR="00F03B99" w:rsidRPr="00152C27" w:rsidRDefault="00F03B99" w:rsidP="005E52BC">
      <w:pPr>
        <w:pStyle w:val="ListBullet2"/>
        <w:framePr w:w="7422" w:hSpace="180" w:wrap="around" w:vAnchor="text" w:hAnchor="page" w:x="402" w:y="541"/>
        <w:spacing w:line="240" w:lineRule="auto"/>
        <w:rPr>
          <w:color w:val="262626" w:themeColor="text1" w:themeTint="D9"/>
          <w:sz w:val="18"/>
        </w:rPr>
        <w:pPrChange w:id="15" w:author="CRISTENE GONZALEZ-WERTZ" w:date="2016-07-07T11:45:00Z">
          <w:pPr>
            <w:pStyle w:val="ListBullet2"/>
            <w:framePr w:w="7188" w:hSpace="180" w:wrap="around" w:vAnchor="text" w:hAnchor="page" w:x="402" w:y="537"/>
            <w:spacing w:line="240" w:lineRule="auto"/>
          </w:pPr>
        </w:pPrChange>
      </w:pPr>
      <w:del w:id="16" w:author="CRISTENE GONZALEZ-WERTZ" w:date="2016-07-07T11:45:00Z">
        <w:r w:rsidRPr="00152C27" w:rsidDel="005E52BC">
          <w:rPr>
            <w:color w:val="262626" w:themeColor="text1" w:themeTint="D9"/>
            <w:sz w:val="18"/>
          </w:rPr>
          <w:delText>Are you creating</w:delText>
        </w:r>
      </w:del>
      <w:ins w:id="17" w:author="CRISTENE GONZALEZ-WERTZ" w:date="2016-07-07T11:45:00Z">
        <w:r w:rsidR="005E52BC">
          <w:rPr>
            <w:color w:val="262626" w:themeColor="text1" w:themeTint="D9"/>
            <w:sz w:val="18"/>
          </w:rPr>
          <w:t>Can you create</w:t>
        </w:r>
      </w:ins>
      <w:r w:rsidRPr="00152C27">
        <w:rPr>
          <w:color w:val="262626" w:themeColor="text1" w:themeTint="D9"/>
          <w:sz w:val="18"/>
        </w:rPr>
        <w:t xml:space="preserve"> modern day digital experiences without </w:t>
      </w:r>
      <w:ins w:id="18" w:author="Ravesh Lala" w:date="2016-07-07T07:11:00Z">
        <w:r w:rsidR="008F7437">
          <w:rPr>
            <w:color w:val="262626" w:themeColor="text1" w:themeTint="D9"/>
            <w:sz w:val="18"/>
          </w:rPr>
          <w:t>increasing operating costs</w:t>
        </w:r>
        <w:del w:id="19" w:author="CRISTENE GONZALEZ-WERTZ" w:date="2016-07-07T11:58:00Z">
          <w:r w:rsidR="008F7437" w:rsidDel="00667766">
            <w:rPr>
              <w:color w:val="262626" w:themeColor="text1" w:themeTint="D9"/>
              <w:sz w:val="18"/>
            </w:rPr>
            <w:delText xml:space="preserve"> </w:delText>
          </w:r>
        </w:del>
        <w:r w:rsidR="008F7437">
          <w:rPr>
            <w:color w:val="262626" w:themeColor="text1" w:themeTint="D9"/>
            <w:sz w:val="18"/>
          </w:rPr>
          <w:t xml:space="preserve">? </w:t>
        </w:r>
      </w:ins>
      <w:del w:id="20" w:author="Ravesh Lala" w:date="2016-07-07T07:11:00Z">
        <w:r w:rsidRPr="00152C27" w:rsidDel="008F7437">
          <w:rPr>
            <w:color w:val="262626" w:themeColor="text1" w:themeTint="D9"/>
            <w:sz w:val="18"/>
          </w:rPr>
          <w:delText>compromising on effectiveness?</w:delText>
        </w:r>
      </w:del>
    </w:p>
    <w:p w14:paraId="00B78108" w14:textId="77777777" w:rsidR="00F03B99" w:rsidRDefault="00F03B99" w:rsidP="005E52BC">
      <w:pPr>
        <w:pStyle w:val="Heading1"/>
        <w:framePr w:w="7422" w:hSpace="180" w:wrap="around" w:vAnchor="text" w:hAnchor="page" w:x="402" w:y="541"/>
        <w:pPrChange w:id="21" w:author="CRISTENE GONZALEZ-WERTZ" w:date="2016-07-07T11:45:00Z">
          <w:pPr>
            <w:pStyle w:val="Heading1"/>
            <w:framePr w:w="7188" w:hSpace="180" w:wrap="around" w:vAnchor="text" w:hAnchor="page" w:x="402" w:y="537"/>
          </w:pPr>
        </w:pPrChange>
      </w:pPr>
      <w:r>
        <w:t>Qualification Checklist</w:t>
      </w:r>
    </w:p>
    <w:p w14:paraId="1ADDBB4B" w14:textId="77777777" w:rsidR="00F03B99" w:rsidRPr="00152C27" w:rsidRDefault="00F03B99" w:rsidP="005E52BC">
      <w:pPr>
        <w:framePr w:w="7422" w:hSpace="180" w:wrap="around" w:vAnchor="text" w:hAnchor="page" w:x="402" w:y="541"/>
        <w:numPr>
          <w:ilvl w:val="0"/>
          <w:numId w:val="10"/>
        </w:numPr>
        <w:spacing w:after="40" w:line="240" w:lineRule="auto"/>
        <w:rPr>
          <w:rFonts w:eastAsiaTheme="minorHAnsi"/>
          <w:bCs/>
          <w:color w:val="262626" w:themeColor="text1" w:themeTint="D9"/>
          <w:sz w:val="18"/>
        </w:rPr>
        <w:pPrChange w:id="22" w:author="CRISTENE GONZALEZ-WERTZ" w:date="2016-07-07T11:45:00Z">
          <w:pPr>
            <w:framePr w:w="7188" w:hSpace="180" w:wrap="around" w:vAnchor="text" w:hAnchor="page" w:x="402" w:y="537"/>
            <w:numPr>
              <w:numId w:val="10"/>
            </w:numPr>
            <w:tabs>
              <w:tab w:val="num" w:pos="720"/>
            </w:tabs>
            <w:spacing w:after="40" w:line="240" w:lineRule="auto"/>
            <w:ind w:left="720" w:hanging="360"/>
          </w:pPr>
        </w:pPrChange>
      </w:pPr>
      <w:r w:rsidRPr="00152C27">
        <w:rPr>
          <w:rFonts w:eastAsiaTheme="minorHAnsi"/>
          <w:bCs/>
          <w:color w:val="262626" w:themeColor="text1" w:themeTint="D9"/>
          <w:sz w:val="18"/>
        </w:rPr>
        <w:t xml:space="preserve">Are we engaged with Chief Services Officer or the Chief Digital Officer? </w:t>
      </w:r>
    </w:p>
    <w:p w14:paraId="4766E63E" w14:textId="77777777" w:rsidR="00F03B99" w:rsidRPr="00152C27" w:rsidRDefault="00F03B99" w:rsidP="005E52BC">
      <w:pPr>
        <w:framePr w:w="7422" w:hSpace="180" w:wrap="around" w:vAnchor="text" w:hAnchor="page" w:x="402" w:y="541"/>
        <w:numPr>
          <w:ilvl w:val="0"/>
          <w:numId w:val="10"/>
        </w:numPr>
        <w:spacing w:after="40" w:line="240" w:lineRule="auto"/>
        <w:rPr>
          <w:rFonts w:eastAsiaTheme="minorHAnsi"/>
          <w:bCs/>
          <w:color w:val="262626" w:themeColor="text1" w:themeTint="D9"/>
          <w:sz w:val="18"/>
        </w:rPr>
        <w:pPrChange w:id="23" w:author="CRISTENE GONZALEZ-WERTZ" w:date="2016-07-07T11:45:00Z">
          <w:pPr>
            <w:framePr w:w="7188" w:hSpace="180" w:wrap="around" w:vAnchor="text" w:hAnchor="page" w:x="402" w:y="537"/>
            <w:numPr>
              <w:numId w:val="10"/>
            </w:numPr>
            <w:tabs>
              <w:tab w:val="num" w:pos="720"/>
            </w:tabs>
            <w:spacing w:after="40" w:line="240" w:lineRule="auto"/>
            <w:ind w:left="720" w:hanging="360"/>
          </w:pPr>
        </w:pPrChange>
      </w:pPr>
      <w:r w:rsidRPr="00152C27">
        <w:rPr>
          <w:rFonts w:eastAsiaTheme="minorHAnsi"/>
          <w:bCs/>
          <w:color w:val="262626" w:themeColor="text1" w:themeTint="D9"/>
          <w:sz w:val="18"/>
        </w:rPr>
        <w:t xml:space="preserve">Does the client have $250K to get started? </w:t>
      </w:r>
    </w:p>
    <w:p w14:paraId="519BAE21" w14:textId="77777777" w:rsidR="00F03B99" w:rsidRPr="00152C27" w:rsidRDefault="003C786E" w:rsidP="005E52BC">
      <w:pPr>
        <w:framePr w:w="7422" w:hSpace="180" w:wrap="around" w:vAnchor="text" w:hAnchor="page" w:x="402" w:y="541"/>
        <w:numPr>
          <w:ilvl w:val="0"/>
          <w:numId w:val="10"/>
        </w:numPr>
        <w:spacing w:after="40" w:line="240" w:lineRule="auto"/>
        <w:rPr>
          <w:rFonts w:eastAsiaTheme="minorHAnsi"/>
          <w:bCs/>
          <w:color w:val="262626" w:themeColor="text1" w:themeTint="D9"/>
          <w:sz w:val="18"/>
        </w:rPr>
        <w:pPrChange w:id="24" w:author="CRISTENE GONZALEZ-WERTZ" w:date="2016-07-07T11:45:00Z">
          <w:pPr>
            <w:framePr w:w="7188" w:hSpace="180" w:wrap="around" w:vAnchor="text" w:hAnchor="page" w:x="402" w:y="537"/>
            <w:numPr>
              <w:numId w:val="10"/>
            </w:numPr>
            <w:tabs>
              <w:tab w:val="num" w:pos="720"/>
            </w:tabs>
            <w:spacing w:after="40" w:line="240" w:lineRule="auto"/>
            <w:ind w:left="720" w:hanging="360"/>
          </w:pPr>
        </w:pPrChange>
      </w:pPr>
      <w:r w:rsidRPr="00152C27">
        <w:rPr>
          <w:rFonts w:eastAsiaTheme="minorHAnsi"/>
          <w:bCs/>
          <w:color w:val="262626" w:themeColor="text1" w:themeTint="D9"/>
          <w:sz w:val="18"/>
        </w:rPr>
        <w:t>Will the</w:t>
      </w:r>
      <w:r w:rsidR="009B41D1" w:rsidRPr="00152C27">
        <w:rPr>
          <w:rFonts w:eastAsiaTheme="minorHAnsi"/>
          <w:bCs/>
          <w:color w:val="262626" w:themeColor="text1" w:themeTint="D9"/>
          <w:sz w:val="18"/>
        </w:rPr>
        <w:t xml:space="preserve"> </w:t>
      </w:r>
      <w:r w:rsidRPr="00152C27">
        <w:rPr>
          <w:rFonts w:eastAsiaTheme="minorHAnsi"/>
          <w:bCs/>
          <w:color w:val="262626" w:themeColor="text1" w:themeTint="D9"/>
          <w:sz w:val="18"/>
        </w:rPr>
        <w:t>organization adopt Watson using their resources for development</w:t>
      </w:r>
      <w:r w:rsidR="00F03B99" w:rsidRPr="00152C27">
        <w:rPr>
          <w:rFonts w:eastAsiaTheme="minorHAnsi"/>
          <w:bCs/>
          <w:color w:val="262626" w:themeColor="text1" w:themeTint="D9"/>
          <w:sz w:val="18"/>
        </w:rPr>
        <w:t xml:space="preserve"> or do they need IBM Professional Services? </w:t>
      </w:r>
    </w:p>
    <w:p w14:paraId="5C7402CD" w14:textId="77777777" w:rsidR="00F03B99" w:rsidRPr="00152C27" w:rsidRDefault="00F03B99" w:rsidP="005E52BC">
      <w:pPr>
        <w:framePr w:w="7422" w:hSpace="180" w:wrap="around" w:vAnchor="text" w:hAnchor="page" w:x="402" w:y="541"/>
        <w:numPr>
          <w:ilvl w:val="0"/>
          <w:numId w:val="10"/>
        </w:numPr>
        <w:spacing w:after="40" w:line="240" w:lineRule="auto"/>
        <w:rPr>
          <w:rFonts w:eastAsiaTheme="minorHAnsi"/>
          <w:bCs/>
          <w:color w:val="262626" w:themeColor="text1" w:themeTint="D9"/>
          <w:sz w:val="18"/>
        </w:rPr>
        <w:pPrChange w:id="25" w:author="CRISTENE GONZALEZ-WERTZ" w:date="2016-07-07T11:45:00Z">
          <w:pPr>
            <w:framePr w:w="7188" w:hSpace="180" w:wrap="around" w:vAnchor="text" w:hAnchor="page" w:x="402" w:y="537"/>
            <w:numPr>
              <w:numId w:val="10"/>
            </w:numPr>
            <w:tabs>
              <w:tab w:val="num" w:pos="720"/>
            </w:tabs>
            <w:spacing w:after="40" w:line="240" w:lineRule="auto"/>
            <w:ind w:left="720" w:hanging="360"/>
          </w:pPr>
        </w:pPrChange>
      </w:pPr>
      <w:r w:rsidRPr="00152C27">
        <w:rPr>
          <w:rFonts w:eastAsiaTheme="minorHAnsi"/>
          <w:bCs/>
          <w:color w:val="262626" w:themeColor="text1" w:themeTint="D9"/>
          <w:sz w:val="18"/>
        </w:rPr>
        <w:t>What are social media channels that the customer has adopted?</w:t>
      </w:r>
    </w:p>
    <w:p w14:paraId="699C5201" w14:textId="0D7E9A59" w:rsidR="00F03B99" w:rsidRPr="00152C27" w:rsidRDefault="00F03B99" w:rsidP="005E52BC">
      <w:pPr>
        <w:framePr w:w="7422" w:hSpace="180" w:wrap="around" w:vAnchor="text" w:hAnchor="page" w:x="402" w:y="541"/>
        <w:numPr>
          <w:ilvl w:val="0"/>
          <w:numId w:val="10"/>
        </w:numPr>
        <w:spacing w:after="40" w:line="240" w:lineRule="auto"/>
        <w:rPr>
          <w:rFonts w:eastAsiaTheme="minorHAnsi"/>
          <w:bCs/>
          <w:color w:val="262626" w:themeColor="text1" w:themeTint="D9"/>
          <w:sz w:val="18"/>
        </w:rPr>
        <w:pPrChange w:id="26" w:author="CRISTENE GONZALEZ-WERTZ" w:date="2016-07-07T11:45:00Z">
          <w:pPr>
            <w:framePr w:w="7188" w:hSpace="180" w:wrap="around" w:vAnchor="text" w:hAnchor="page" w:x="402" w:y="537"/>
            <w:numPr>
              <w:numId w:val="10"/>
            </w:numPr>
            <w:tabs>
              <w:tab w:val="num" w:pos="720"/>
            </w:tabs>
            <w:spacing w:after="40" w:line="240" w:lineRule="auto"/>
            <w:ind w:left="720" w:hanging="360"/>
          </w:pPr>
        </w:pPrChange>
      </w:pPr>
      <w:r w:rsidRPr="00152C27">
        <w:rPr>
          <w:rFonts w:eastAsiaTheme="minorHAnsi"/>
          <w:bCs/>
          <w:color w:val="262626" w:themeColor="text1" w:themeTint="D9"/>
          <w:sz w:val="18"/>
        </w:rPr>
        <w:t>How many interactions are handled</w:t>
      </w:r>
      <w:ins w:id="27" w:author="Ravesh Lala" w:date="2016-07-07T07:12:00Z">
        <w:r w:rsidR="008F7437">
          <w:rPr>
            <w:rFonts w:eastAsiaTheme="minorHAnsi"/>
            <w:bCs/>
            <w:color w:val="262626" w:themeColor="text1" w:themeTint="D9"/>
            <w:sz w:val="18"/>
          </w:rPr>
          <w:t xml:space="preserve"> via social platforms and what is the appetite to shift towards open, social channels</w:t>
        </w:r>
        <w:bookmarkStart w:id="28" w:name="_GoBack"/>
        <w:bookmarkEnd w:id="28"/>
        <w:del w:id="29" w:author="CRISTENE GONZALEZ-WERTZ" w:date="2016-07-07T11:59:00Z">
          <w:r w:rsidR="008F7437" w:rsidDel="00667766">
            <w:rPr>
              <w:rFonts w:eastAsiaTheme="minorHAnsi"/>
              <w:bCs/>
              <w:color w:val="262626" w:themeColor="text1" w:themeTint="D9"/>
              <w:sz w:val="18"/>
            </w:rPr>
            <w:delText xml:space="preserve"> </w:delText>
          </w:r>
        </w:del>
        <w:r w:rsidR="008F7437">
          <w:rPr>
            <w:rFonts w:eastAsiaTheme="minorHAnsi"/>
            <w:bCs/>
            <w:color w:val="262626" w:themeColor="text1" w:themeTint="D9"/>
            <w:sz w:val="18"/>
          </w:rPr>
          <w:t xml:space="preserve">? </w:t>
        </w:r>
      </w:ins>
      <w:del w:id="30" w:author="Ravesh Lala" w:date="2016-07-07T07:12:00Z">
        <w:r w:rsidRPr="00152C27" w:rsidDel="008F7437">
          <w:rPr>
            <w:rFonts w:eastAsiaTheme="minorHAnsi"/>
            <w:bCs/>
            <w:color w:val="262626" w:themeColor="text1" w:themeTint="D9"/>
            <w:sz w:val="18"/>
          </w:rPr>
          <w:delText xml:space="preserve"> socially, with what velocity?</w:delText>
        </w:r>
      </w:del>
    </w:p>
    <w:p w14:paraId="2D02E0E8" w14:textId="77777777" w:rsidR="00F03B99" w:rsidRDefault="00F03B99" w:rsidP="005E52BC">
      <w:pPr>
        <w:pStyle w:val="Heading1"/>
        <w:framePr w:w="7422" w:hSpace="180" w:wrap="around" w:vAnchor="text" w:hAnchor="page" w:x="402" w:y="541"/>
        <w:pPrChange w:id="31" w:author="CRISTENE GONZALEZ-WERTZ" w:date="2016-07-07T11:45:00Z">
          <w:pPr>
            <w:pStyle w:val="Heading1"/>
            <w:framePr w:w="7188" w:hSpace="180" w:wrap="around" w:vAnchor="text" w:hAnchor="page" w:x="402" w:y="537"/>
          </w:pPr>
        </w:pPrChange>
      </w:pPr>
      <w:r>
        <w:t xml:space="preserve">Elevator pitch </w:t>
      </w:r>
    </w:p>
    <w:bookmarkEnd w:id="1"/>
    <w:p w14:paraId="627AF760" w14:textId="2FCD5393" w:rsidR="00F03B99" w:rsidRPr="00152C27" w:rsidRDefault="00F03B99" w:rsidP="005E52BC">
      <w:pPr>
        <w:pStyle w:val="ListBullet2"/>
        <w:framePr w:w="7422" w:hSpace="180" w:wrap="around" w:vAnchor="text" w:hAnchor="page" w:x="402" w:y="541"/>
        <w:numPr>
          <w:ilvl w:val="0"/>
          <w:numId w:val="0"/>
        </w:numPr>
        <w:ind w:left="360"/>
        <w:rPr>
          <w:b/>
          <w:color w:val="262626" w:themeColor="text1" w:themeTint="D9"/>
          <w:sz w:val="18"/>
          <w:szCs w:val="18"/>
        </w:rPr>
        <w:pPrChange w:id="32" w:author="CRISTENE GONZALEZ-WERTZ" w:date="2016-07-07T11:45:00Z">
          <w:pPr>
            <w:pStyle w:val="ListBullet2"/>
            <w:framePr w:w="7188" w:hSpace="180" w:wrap="around" w:vAnchor="text" w:hAnchor="page" w:x="402" w:y="537"/>
            <w:numPr>
              <w:numId w:val="0"/>
            </w:numPr>
            <w:ind w:left="360" w:firstLine="0"/>
          </w:pPr>
        </w:pPrChange>
      </w:pPr>
      <w:r w:rsidRPr="00152C27">
        <w:rPr>
          <w:b/>
          <w:color w:val="262626" w:themeColor="text1" w:themeTint="D9"/>
          <w:sz w:val="18"/>
          <w:szCs w:val="18"/>
        </w:rPr>
        <w:t>What is the client buying</w:t>
      </w:r>
      <w:r w:rsidR="007D37D3">
        <w:rPr>
          <w:b/>
          <w:color w:val="262626" w:themeColor="text1" w:themeTint="D9"/>
          <w:sz w:val="18"/>
          <w:szCs w:val="18"/>
        </w:rPr>
        <w:t>?</w:t>
      </w:r>
    </w:p>
    <w:p w14:paraId="22710893" w14:textId="2F06EB4F" w:rsidR="00F03B99" w:rsidRPr="00152C27" w:rsidRDefault="00F03B99" w:rsidP="005E52BC">
      <w:pPr>
        <w:pStyle w:val="ListBullet2"/>
        <w:framePr w:w="7422" w:hSpace="180" w:wrap="around" w:vAnchor="text" w:hAnchor="page" w:x="402" w:y="541"/>
        <w:ind w:left="1080"/>
        <w:rPr>
          <w:color w:val="262626" w:themeColor="text1" w:themeTint="D9"/>
          <w:sz w:val="18"/>
          <w:szCs w:val="18"/>
        </w:rPr>
        <w:pPrChange w:id="33" w:author="CRISTENE GONZALEZ-WERTZ" w:date="2016-07-07T11:45:00Z">
          <w:pPr>
            <w:pStyle w:val="ListBullet2"/>
            <w:framePr w:w="7188" w:hSpace="180" w:wrap="around" w:vAnchor="text" w:hAnchor="page" w:x="402" w:y="537"/>
            <w:ind w:left="1080"/>
          </w:pPr>
        </w:pPrChange>
      </w:pPr>
      <w:r w:rsidRPr="00152C27">
        <w:rPr>
          <w:color w:val="262626" w:themeColor="text1" w:themeTint="D9"/>
          <w:sz w:val="18"/>
          <w:szCs w:val="18"/>
        </w:rPr>
        <w:t xml:space="preserve">A </w:t>
      </w:r>
      <w:r w:rsidR="007D37D3">
        <w:rPr>
          <w:color w:val="262626" w:themeColor="text1" w:themeTint="D9"/>
          <w:sz w:val="18"/>
          <w:szCs w:val="18"/>
        </w:rPr>
        <w:t>1-</w:t>
      </w:r>
      <w:r w:rsidR="00152C27" w:rsidRPr="00152C27">
        <w:rPr>
          <w:color w:val="262626" w:themeColor="text1" w:themeTint="D9"/>
          <w:sz w:val="18"/>
          <w:szCs w:val="18"/>
        </w:rPr>
        <w:t xml:space="preserve">year </w:t>
      </w:r>
      <w:r w:rsidRPr="00152C27">
        <w:rPr>
          <w:color w:val="262626" w:themeColor="text1" w:themeTint="D9"/>
          <w:sz w:val="18"/>
          <w:szCs w:val="18"/>
        </w:rPr>
        <w:t xml:space="preserve">subscription to </w:t>
      </w:r>
      <w:r w:rsidR="00152C27" w:rsidRPr="00152C27">
        <w:rPr>
          <w:color w:val="262626" w:themeColor="text1" w:themeTint="D9"/>
          <w:sz w:val="18"/>
          <w:szCs w:val="18"/>
        </w:rPr>
        <w:t xml:space="preserve">Watson Explorer license and </w:t>
      </w:r>
      <w:r w:rsidRPr="00152C27">
        <w:rPr>
          <w:color w:val="262626" w:themeColor="text1" w:themeTint="D9"/>
          <w:sz w:val="18"/>
          <w:szCs w:val="18"/>
        </w:rPr>
        <w:t>Watson Developer Cloud Platform which will enable the client to develop the Social CRM pattern</w:t>
      </w:r>
    </w:p>
    <w:p w14:paraId="6562BC0D" w14:textId="77777777" w:rsidR="00F03B99" w:rsidRPr="00152C27" w:rsidRDefault="00F03B99" w:rsidP="005E52BC">
      <w:pPr>
        <w:pStyle w:val="ListBullet2"/>
        <w:framePr w:w="7422" w:hSpace="180" w:wrap="around" w:vAnchor="text" w:hAnchor="page" w:x="402" w:y="541"/>
        <w:numPr>
          <w:ilvl w:val="0"/>
          <w:numId w:val="0"/>
        </w:numPr>
        <w:ind w:left="360"/>
        <w:rPr>
          <w:b/>
          <w:color w:val="262626" w:themeColor="text1" w:themeTint="D9"/>
          <w:sz w:val="18"/>
          <w:szCs w:val="18"/>
        </w:rPr>
        <w:pPrChange w:id="34" w:author="CRISTENE GONZALEZ-WERTZ" w:date="2016-07-07T11:45:00Z">
          <w:pPr>
            <w:pStyle w:val="ListBullet2"/>
            <w:framePr w:w="7188" w:hSpace="180" w:wrap="around" w:vAnchor="text" w:hAnchor="page" w:x="402" w:y="537"/>
            <w:numPr>
              <w:numId w:val="0"/>
            </w:numPr>
            <w:ind w:left="360" w:firstLine="0"/>
          </w:pPr>
        </w:pPrChange>
      </w:pPr>
      <w:r w:rsidRPr="00152C27">
        <w:rPr>
          <w:b/>
          <w:color w:val="262626" w:themeColor="text1" w:themeTint="D9"/>
          <w:sz w:val="18"/>
          <w:szCs w:val="18"/>
        </w:rPr>
        <w:t>How much does it generally cost and timeline?</w:t>
      </w:r>
    </w:p>
    <w:p w14:paraId="17D537F6" w14:textId="79917987" w:rsidR="00F03B99" w:rsidRPr="00152C27" w:rsidRDefault="007D37D3" w:rsidP="005E52BC">
      <w:pPr>
        <w:pStyle w:val="ListBullet2"/>
        <w:framePr w:w="7422" w:hSpace="180" w:wrap="around" w:vAnchor="text" w:hAnchor="page" w:x="402" w:y="541"/>
        <w:ind w:left="1080"/>
        <w:rPr>
          <w:color w:val="262626" w:themeColor="text1" w:themeTint="D9"/>
          <w:sz w:val="18"/>
          <w:szCs w:val="18"/>
        </w:rPr>
        <w:pPrChange w:id="35" w:author="CRISTENE GONZALEZ-WERTZ" w:date="2016-07-07T11:45:00Z">
          <w:pPr>
            <w:pStyle w:val="ListBullet2"/>
            <w:framePr w:w="7188" w:hSpace="180" w:wrap="around" w:vAnchor="text" w:hAnchor="page" w:x="402" w:y="537"/>
            <w:ind w:left="1080"/>
          </w:pPr>
        </w:pPrChange>
      </w:pPr>
      <w:r>
        <w:rPr>
          <w:color w:val="262626" w:themeColor="text1" w:themeTint="D9"/>
          <w:sz w:val="18"/>
          <w:szCs w:val="18"/>
        </w:rPr>
        <w:t>$250K for 1-</w:t>
      </w:r>
      <w:r w:rsidR="00F03B99" w:rsidRPr="00152C27">
        <w:rPr>
          <w:color w:val="262626" w:themeColor="text1" w:themeTint="D9"/>
          <w:sz w:val="18"/>
          <w:szCs w:val="18"/>
        </w:rPr>
        <w:t>year</w:t>
      </w:r>
      <w:r w:rsidR="00A843E8">
        <w:rPr>
          <w:color w:val="262626" w:themeColor="text1" w:themeTint="D9"/>
          <w:sz w:val="18"/>
          <w:szCs w:val="18"/>
        </w:rPr>
        <w:t xml:space="preserve"> subscription</w:t>
      </w:r>
      <w:r w:rsidR="00F03B99" w:rsidRPr="00152C27">
        <w:rPr>
          <w:color w:val="262626" w:themeColor="text1" w:themeTint="D9"/>
          <w:sz w:val="18"/>
          <w:szCs w:val="18"/>
        </w:rPr>
        <w:t xml:space="preserve"> &amp; 4 weeks to deploy an initial pilot </w:t>
      </w:r>
    </w:p>
    <w:p w14:paraId="69D087CB" w14:textId="77777777" w:rsidR="00F03B99" w:rsidRPr="00152C27" w:rsidRDefault="00F03B99" w:rsidP="005E52BC">
      <w:pPr>
        <w:pStyle w:val="ListBullet2"/>
        <w:framePr w:w="7422" w:hSpace="180" w:wrap="around" w:vAnchor="text" w:hAnchor="page" w:x="402" w:y="541"/>
        <w:numPr>
          <w:ilvl w:val="0"/>
          <w:numId w:val="0"/>
        </w:numPr>
        <w:ind w:left="360"/>
        <w:rPr>
          <w:b/>
          <w:color w:val="262626" w:themeColor="text1" w:themeTint="D9"/>
          <w:sz w:val="18"/>
          <w:szCs w:val="18"/>
        </w:rPr>
        <w:pPrChange w:id="36" w:author="CRISTENE GONZALEZ-WERTZ" w:date="2016-07-07T11:45:00Z">
          <w:pPr>
            <w:pStyle w:val="ListBullet2"/>
            <w:framePr w:w="7188" w:hSpace="180" w:wrap="around" w:vAnchor="text" w:hAnchor="page" w:x="402" w:y="537"/>
            <w:numPr>
              <w:numId w:val="0"/>
            </w:numPr>
            <w:ind w:left="360" w:firstLine="0"/>
          </w:pPr>
        </w:pPrChange>
      </w:pPr>
      <w:r w:rsidRPr="00152C27">
        <w:rPr>
          <w:b/>
          <w:color w:val="262626" w:themeColor="text1" w:themeTint="D9"/>
          <w:sz w:val="18"/>
          <w:szCs w:val="18"/>
        </w:rPr>
        <w:t xml:space="preserve">How does the solution get implemented? </w:t>
      </w:r>
    </w:p>
    <w:p w14:paraId="7FF6761F" w14:textId="77777777" w:rsidR="00F03B99" w:rsidRPr="00152C27" w:rsidRDefault="00F03B99" w:rsidP="005E52BC">
      <w:pPr>
        <w:pStyle w:val="ListBullet2"/>
        <w:framePr w:w="7422" w:hSpace="180" w:wrap="around" w:vAnchor="text" w:hAnchor="page" w:x="402" w:y="541"/>
        <w:ind w:left="1080"/>
        <w:rPr>
          <w:color w:val="262626" w:themeColor="text1" w:themeTint="D9"/>
          <w:sz w:val="18"/>
          <w:szCs w:val="18"/>
        </w:rPr>
        <w:pPrChange w:id="37" w:author="CRISTENE GONZALEZ-WERTZ" w:date="2016-07-07T11:45:00Z">
          <w:pPr>
            <w:pStyle w:val="ListBullet2"/>
            <w:framePr w:w="7188" w:hSpace="180" w:wrap="around" w:vAnchor="text" w:hAnchor="page" w:x="402" w:y="537"/>
            <w:ind w:left="1080"/>
          </w:pPr>
        </w:pPrChange>
      </w:pPr>
      <w:r w:rsidRPr="00152C27">
        <w:rPr>
          <w:color w:val="262626" w:themeColor="text1" w:themeTint="D9"/>
          <w:sz w:val="18"/>
          <w:szCs w:val="18"/>
        </w:rPr>
        <w:t>There are two options:</w:t>
      </w:r>
    </w:p>
    <w:p w14:paraId="2D1E7B60" w14:textId="77777777" w:rsidR="00F03B99" w:rsidRPr="00152C27" w:rsidRDefault="00F03B99" w:rsidP="005E52BC">
      <w:pPr>
        <w:pStyle w:val="ListBullet2"/>
        <w:framePr w:w="7422" w:hSpace="180" w:wrap="around" w:vAnchor="text" w:hAnchor="page" w:x="402" w:y="541"/>
        <w:ind w:left="1440"/>
        <w:rPr>
          <w:color w:val="262626" w:themeColor="text1" w:themeTint="D9"/>
          <w:sz w:val="18"/>
          <w:szCs w:val="18"/>
        </w:rPr>
        <w:pPrChange w:id="38" w:author="CRISTENE GONZALEZ-WERTZ" w:date="2016-07-07T11:45:00Z">
          <w:pPr>
            <w:pStyle w:val="ListBullet2"/>
            <w:framePr w:w="7188" w:hSpace="180" w:wrap="around" w:vAnchor="text" w:hAnchor="page" w:x="402" w:y="537"/>
            <w:ind w:left="1440"/>
          </w:pPr>
        </w:pPrChange>
      </w:pPr>
      <w:r w:rsidRPr="00152C27">
        <w:rPr>
          <w:color w:val="262626" w:themeColor="text1" w:themeTint="D9"/>
          <w:sz w:val="18"/>
          <w:szCs w:val="18"/>
        </w:rPr>
        <w:t xml:space="preserve">Self-Serve: 1-week enablement session for client developers with education on the solution pattern. After which, client IT teams then develop/deploy the solution in a self-serve mode. </w:t>
      </w:r>
    </w:p>
    <w:p w14:paraId="3CA46165" w14:textId="77777777" w:rsidR="00667766" w:rsidRPr="00152C27" w:rsidRDefault="00667766" w:rsidP="00667766">
      <w:pPr>
        <w:pStyle w:val="ListBullet2"/>
        <w:framePr w:w="7422" w:hSpace="180" w:wrap="around" w:vAnchor="text" w:hAnchor="page" w:x="402" w:y="541"/>
        <w:ind w:left="1440"/>
        <w:rPr>
          <w:ins w:id="39" w:author="CRISTENE GONZALEZ-WERTZ" w:date="2016-07-07T11:58:00Z"/>
          <w:color w:val="262626" w:themeColor="text1" w:themeTint="D9"/>
          <w:sz w:val="18"/>
          <w:szCs w:val="18"/>
        </w:rPr>
      </w:pPr>
      <w:ins w:id="40" w:author="CRISTENE GONZALEZ-WERTZ" w:date="2016-07-07T11:58:00Z">
        <w:r w:rsidRPr="00152C27">
          <w:rPr>
            <w:color w:val="262626" w:themeColor="text1" w:themeTint="D9"/>
            <w:sz w:val="18"/>
            <w:szCs w:val="18"/>
          </w:rPr>
          <w:t xml:space="preserve">Professional Services: </w:t>
        </w:r>
        <w:r>
          <w:rPr>
            <w:color w:val="262626" w:themeColor="text1" w:themeTint="D9"/>
            <w:sz w:val="18"/>
            <w:szCs w:val="18"/>
          </w:rPr>
          <w:t xml:space="preserve">Leverage IBM or a </w:t>
        </w:r>
        <w:r w:rsidRPr="00152C27">
          <w:rPr>
            <w:color w:val="262626" w:themeColor="text1" w:themeTint="D9"/>
            <w:sz w:val="18"/>
            <w:szCs w:val="18"/>
          </w:rPr>
          <w:t>system</w:t>
        </w:r>
        <w:r>
          <w:rPr>
            <w:color w:val="262626" w:themeColor="text1" w:themeTint="D9"/>
            <w:sz w:val="18"/>
            <w:szCs w:val="18"/>
          </w:rPr>
          <w:t>s</w:t>
        </w:r>
        <w:r w:rsidRPr="00152C27">
          <w:rPr>
            <w:color w:val="262626" w:themeColor="text1" w:themeTint="D9"/>
            <w:sz w:val="18"/>
            <w:szCs w:val="18"/>
          </w:rPr>
          <w:t xml:space="preserve"> integrator to develop </w:t>
        </w:r>
      </w:ins>
    </w:p>
    <w:p w14:paraId="056FCBF3" w14:textId="15A6D775" w:rsidR="00F03B99" w:rsidRPr="00152C27" w:rsidDel="00667766" w:rsidRDefault="00F03B99" w:rsidP="005E52BC">
      <w:pPr>
        <w:pStyle w:val="ListBullet2"/>
        <w:framePr w:w="7422" w:hSpace="180" w:wrap="around" w:vAnchor="text" w:hAnchor="page" w:x="402" w:y="541"/>
        <w:ind w:left="1440"/>
        <w:rPr>
          <w:del w:id="41" w:author="CRISTENE GONZALEZ-WERTZ" w:date="2016-07-07T11:58:00Z"/>
          <w:color w:val="262626" w:themeColor="text1" w:themeTint="D9"/>
          <w:sz w:val="18"/>
          <w:szCs w:val="18"/>
        </w:rPr>
        <w:pPrChange w:id="42" w:author="CRISTENE GONZALEZ-WERTZ" w:date="2016-07-07T11:45:00Z">
          <w:pPr>
            <w:pStyle w:val="ListBullet2"/>
            <w:framePr w:w="7188" w:hSpace="180" w:wrap="around" w:vAnchor="text" w:hAnchor="page" w:x="402" w:y="537"/>
            <w:ind w:left="1440"/>
          </w:pPr>
        </w:pPrChange>
      </w:pPr>
      <w:del w:id="43" w:author="CRISTENE GONZALEZ-WERTZ" w:date="2016-07-07T11:58:00Z">
        <w:r w:rsidRPr="00152C27" w:rsidDel="00667766">
          <w:rPr>
            <w:color w:val="262626" w:themeColor="text1" w:themeTint="D9"/>
            <w:sz w:val="18"/>
            <w:szCs w:val="18"/>
          </w:rPr>
          <w:delText xml:space="preserve">Professional </w:delText>
        </w:r>
        <w:r w:rsidR="003C786E" w:rsidRPr="00152C27" w:rsidDel="00667766">
          <w:rPr>
            <w:color w:val="262626" w:themeColor="text1" w:themeTint="D9"/>
            <w:sz w:val="18"/>
            <w:szCs w:val="18"/>
          </w:rPr>
          <w:delText>Services:</w:delText>
        </w:r>
        <w:r w:rsidRPr="00152C27" w:rsidDel="00667766">
          <w:rPr>
            <w:color w:val="262626" w:themeColor="text1" w:themeTint="D9"/>
            <w:sz w:val="18"/>
            <w:szCs w:val="18"/>
          </w:rPr>
          <w:delText xml:space="preserve"> Hire system integrator </w:delText>
        </w:r>
      </w:del>
      <w:ins w:id="44" w:author="Ravesh Lala" w:date="2016-07-07T07:13:00Z">
        <w:del w:id="45" w:author="CRISTENE GONZALEZ-WERTZ" w:date="2016-07-07T11:45:00Z">
          <w:r w:rsidR="008F7437" w:rsidDel="005E52BC">
            <w:rPr>
              <w:color w:val="262626" w:themeColor="text1" w:themeTint="D9"/>
              <w:sz w:val="18"/>
              <w:szCs w:val="18"/>
            </w:rPr>
            <w:delText>(</w:delText>
          </w:r>
        </w:del>
        <w:del w:id="46" w:author="CRISTENE GONZALEZ-WERTZ" w:date="2016-07-07T11:58:00Z">
          <w:r w:rsidR="008F7437" w:rsidDel="00667766">
            <w:rPr>
              <w:color w:val="262626" w:themeColor="text1" w:themeTint="D9"/>
              <w:sz w:val="18"/>
              <w:szCs w:val="18"/>
            </w:rPr>
            <w:delText xml:space="preserve">IBM) </w:delText>
          </w:r>
        </w:del>
      </w:ins>
      <w:del w:id="47" w:author="CRISTENE GONZALEZ-WERTZ" w:date="2016-07-07T11:58:00Z">
        <w:r w:rsidRPr="00152C27" w:rsidDel="00667766">
          <w:rPr>
            <w:color w:val="262626" w:themeColor="text1" w:themeTint="D9"/>
            <w:sz w:val="18"/>
            <w:szCs w:val="18"/>
          </w:rPr>
          <w:delText xml:space="preserve">to develop </w:delText>
        </w:r>
      </w:del>
    </w:p>
    <w:p w14:paraId="2CEFD3FD" w14:textId="77777777" w:rsidR="000830AA" w:rsidRDefault="000830AA">
      <w:pPr>
        <w:pStyle w:val="Heading1"/>
        <w:framePr w:w="4278" w:hSpace="180" w:wrap="around" w:vAnchor="text" w:hAnchor="page" w:x="8182" w:y="1765"/>
        <w:pPrChange w:id="48" w:author="Ravesh Lala" w:date="2016-07-07T07:14:00Z">
          <w:pPr>
            <w:pStyle w:val="Heading1"/>
            <w:framePr w:w="4278" w:hSpace="180" w:wrap="around" w:vAnchor="text" w:hAnchor="page" w:x="7954" w:y="537"/>
          </w:pPr>
        </w:pPrChange>
      </w:pPr>
      <w:r>
        <w:rPr>
          <w:noProof/>
        </w:rPr>
        <w:drawing>
          <wp:anchor distT="0" distB="0" distL="114300" distR="114300" simplePos="0" relativeHeight="251659264" behindDoc="0" locked="0" layoutInCell="1" allowOverlap="1" wp14:anchorId="3ADCFB0F" wp14:editId="4A984E35">
            <wp:simplePos x="0" y="0"/>
            <wp:positionH relativeFrom="column">
              <wp:posOffset>5715</wp:posOffset>
            </wp:positionH>
            <wp:positionV relativeFrom="paragraph">
              <wp:posOffset>911225</wp:posOffset>
            </wp:positionV>
            <wp:extent cx="2118995" cy="1143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Twitter Bot Recording.mov" descr="movie::file://localhost/Users/owencoelho/Downloads/3.%20Twitter%20Bot%20Recording.mov"/>
                    <pic:cNvPicPr/>
                  </pic:nvPicPr>
                  <pic:blipFill>
                    <a:blip r:embed="rId8">
                      <a:extLst>
                        <a:ext uri="{28A0092B-C50C-407E-A947-70E740481C1C}">
                          <a14:useLocalDpi xmlns:a14="http://schemas.microsoft.com/office/drawing/2010/main" val="0"/>
                        </a:ext>
                      </a:extLst>
                    </a:blip>
                    <a:stretch>
                      <a:fillRect/>
                    </a:stretch>
                  </pic:blipFill>
                  <pic:spPr>
                    <a:xfrm>
                      <a:off x="0" y="0"/>
                      <a:ext cx="2118995" cy="1143000"/>
                    </a:xfrm>
                    <a:prstGeom prst="rect">
                      <a:avLst/>
                    </a:prstGeom>
                  </pic:spPr>
                </pic:pic>
              </a:graphicData>
            </a:graphic>
          </wp:anchor>
        </w:drawing>
      </w:r>
      <w:r>
        <w:t>Video Demo</w:t>
      </w:r>
    </w:p>
    <w:p w14:paraId="07A458EC" w14:textId="77777777" w:rsidR="000830AA" w:rsidRDefault="00335BC1">
      <w:pPr>
        <w:pStyle w:val="BlockText"/>
        <w:framePr w:w="4278" w:hSpace="180" w:wrap="around" w:vAnchor="text" w:hAnchor="page" w:x="8182" w:y="1765"/>
        <w:spacing w:after="200"/>
        <w:pPrChange w:id="49" w:author="Ravesh Lala" w:date="2016-07-07T07:14:00Z">
          <w:pPr>
            <w:pStyle w:val="BlockText"/>
            <w:framePr w:w="4278" w:hSpace="180" w:wrap="around" w:vAnchor="text" w:hAnchor="page" w:x="7954" w:y="537"/>
            <w:spacing w:after="200"/>
          </w:pPr>
        </w:pPrChange>
      </w:pPr>
      <w:r>
        <w:fldChar w:fldCharType="begin"/>
      </w:r>
      <w:r>
        <w:instrText xml:space="preserve"> HYPERLINK "https://ibm.box.com/s/bsq2as1d2aav7mnws4wv5pj5yyspru2s" </w:instrText>
      </w:r>
      <w:r>
        <w:fldChar w:fldCharType="separate"/>
      </w:r>
      <w:r w:rsidR="000830AA">
        <w:rPr>
          <w:rStyle w:val="Hyperlink"/>
        </w:rPr>
        <w:t>Watson Twitter BOT demo</w:t>
      </w:r>
      <w:r>
        <w:rPr>
          <w:rStyle w:val="Hyperlink"/>
        </w:rPr>
        <w:fldChar w:fldCharType="end"/>
      </w:r>
    </w:p>
    <w:p w14:paraId="46F3F834" w14:textId="77777777" w:rsidR="000830AA" w:rsidRDefault="000830AA">
      <w:pPr>
        <w:pStyle w:val="BlockText"/>
        <w:framePr w:w="4278" w:hSpace="180" w:wrap="around" w:vAnchor="text" w:hAnchor="page" w:x="8182" w:y="1765"/>
        <w:spacing w:after="200"/>
        <w:pPrChange w:id="50" w:author="Ravesh Lala" w:date="2016-07-07T07:14:00Z">
          <w:pPr>
            <w:pStyle w:val="BlockText"/>
            <w:framePr w:w="4278" w:hSpace="180" w:wrap="around" w:vAnchor="text" w:hAnchor="page" w:x="7954" w:y="537"/>
            <w:spacing w:after="200"/>
          </w:pPr>
        </w:pPrChange>
      </w:pPr>
    </w:p>
    <w:p w14:paraId="1885ABA6" w14:textId="77777777" w:rsidR="000830AA" w:rsidRDefault="000830AA">
      <w:pPr>
        <w:pStyle w:val="BlockText"/>
        <w:framePr w:w="4278" w:hSpace="180" w:wrap="around" w:vAnchor="text" w:hAnchor="page" w:x="8182" w:y="1765"/>
        <w:spacing w:after="200"/>
        <w:pPrChange w:id="51" w:author="Ravesh Lala" w:date="2016-07-07T07:14:00Z">
          <w:pPr>
            <w:pStyle w:val="BlockText"/>
            <w:framePr w:w="4278" w:hSpace="180" w:wrap="around" w:vAnchor="text" w:hAnchor="page" w:x="7954" w:y="537"/>
            <w:spacing w:after="200"/>
          </w:pPr>
        </w:pPrChange>
      </w:pPr>
    </w:p>
    <w:p w14:paraId="5B16C117" w14:textId="77777777" w:rsidR="000830AA" w:rsidRDefault="000830AA">
      <w:pPr>
        <w:pStyle w:val="BlockText"/>
        <w:framePr w:w="4278" w:hSpace="180" w:wrap="around" w:vAnchor="text" w:hAnchor="page" w:x="8182" w:y="1765"/>
        <w:spacing w:after="200"/>
        <w:pPrChange w:id="52" w:author="Ravesh Lala" w:date="2016-07-07T07:14:00Z">
          <w:pPr>
            <w:pStyle w:val="BlockText"/>
            <w:framePr w:w="4278" w:hSpace="180" w:wrap="around" w:vAnchor="text" w:hAnchor="page" w:x="7954" w:y="537"/>
            <w:spacing w:after="200"/>
          </w:pPr>
        </w:pPrChange>
      </w:pPr>
    </w:p>
    <w:p w14:paraId="12FA7BA1" w14:textId="77777777" w:rsidR="000830AA" w:rsidRDefault="000830AA">
      <w:pPr>
        <w:pStyle w:val="BlockText"/>
        <w:framePr w:w="4278" w:hSpace="180" w:wrap="around" w:vAnchor="text" w:hAnchor="page" w:x="8182" w:y="1765"/>
        <w:spacing w:after="200"/>
        <w:pPrChange w:id="53" w:author="Ravesh Lala" w:date="2016-07-07T07:14:00Z">
          <w:pPr>
            <w:pStyle w:val="BlockText"/>
            <w:framePr w:w="4278" w:hSpace="180" w:wrap="around" w:vAnchor="text" w:hAnchor="page" w:x="7954" w:y="537"/>
            <w:spacing w:after="200"/>
          </w:pPr>
        </w:pPrChange>
      </w:pPr>
    </w:p>
    <w:p w14:paraId="2E659506" w14:textId="77777777" w:rsidR="000830AA" w:rsidRDefault="000830AA">
      <w:pPr>
        <w:pStyle w:val="BlockText"/>
        <w:framePr w:w="4278" w:hSpace="180" w:wrap="around" w:vAnchor="text" w:hAnchor="page" w:x="8182" w:y="1765"/>
        <w:spacing w:after="200"/>
        <w:pPrChange w:id="54" w:author="Ravesh Lala" w:date="2016-07-07T07:14:00Z">
          <w:pPr>
            <w:pStyle w:val="BlockText"/>
            <w:framePr w:w="4278" w:hSpace="180" w:wrap="around" w:vAnchor="text" w:hAnchor="page" w:x="7954" w:y="537"/>
            <w:spacing w:after="200"/>
          </w:pPr>
        </w:pPrChange>
      </w:pPr>
    </w:p>
    <w:p w14:paraId="0A12D03D" w14:textId="77777777" w:rsidR="000830AA" w:rsidRDefault="000830AA">
      <w:pPr>
        <w:pStyle w:val="Heading1"/>
        <w:framePr w:w="4278" w:hSpace="180" w:wrap="around" w:vAnchor="text" w:hAnchor="page" w:x="8182" w:y="1765"/>
        <w:pPrChange w:id="55" w:author="Ravesh Lala" w:date="2016-07-07T07:14:00Z">
          <w:pPr>
            <w:pStyle w:val="Heading1"/>
            <w:framePr w:w="4278" w:hSpace="180" w:wrap="around" w:vAnchor="text" w:hAnchor="page" w:x="7954" w:y="537"/>
          </w:pPr>
        </w:pPrChange>
      </w:pPr>
      <w:r>
        <w:t>KPI’s impacted</w:t>
      </w:r>
    </w:p>
    <w:p w14:paraId="0ECB6B76" w14:textId="77777777" w:rsidR="003C786E" w:rsidRPr="00152C27" w:rsidRDefault="003C786E">
      <w:pPr>
        <w:pStyle w:val="ListBullet2"/>
        <w:framePr w:w="4278" w:hSpace="180" w:wrap="around" w:vAnchor="text" w:hAnchor="page" w:x="8182" w:y="1765"/>
        <w:rPr>
          <w:sz w:val="18"/>
        </w:rPr>
        <w:pPrChange w:id="56" w:author="Ravesh Lala" w:date="2016-07-07T07:14:00Z">
          <w:pPr>
            <w:pStyle w:val="ListBullet2"/>
            <w:framePr w:w="4278" w:hSpace="180" w:wrap="around" w:vAnchor="text" w:hAnchor="page" w:x="7954" w:y="537"/>
          </w:pPr>
        </w:pPrChange>
      </w:pPr>
      <w:r w:rsidRPr="00152C27">
        <w:rPr>
          <w:sz w:val="18"/>
        </w:rPr>
        <w:t>Net Promoter Score (NPS)</w:t>
      </w:r>
    </w:p>
    <w:p w14:paraId="2CE6434B" w14:textId="77777777" w:rsidR="000830AA" w:rsidRPr="00152C27" w:rsidRDefault="000830AA">
      <w:pPr>
        <w:pStyle w:val="ListBullet2"/>
        <w:framePr w:w="4278" w:hSpace="180" w:wrap="around" w:vAnchor="text" w:hAnchor="page" w:x="8182" w:y="1765"/>
        <w:rPr>
          <w:sz w:val="18"/>
        </w:rPr>
        <w:pPrChange w:id="57" w:author="Ravesh Lala" w:date="2016-07-07T07:14:00Z">
          <w:pPr>
            <w:pStyle w:val="ListBullet2"/>
            <w:framePr w:w="4278" w:hSpace="180" w:wrap="around" w:vAnchor="text" w:hAnchor="page" w:x="7954" w:y="537"/>
          </w:pPr>
        </w:pPrChange>
      </w:pPr>
      <w:r w:rsidRPr="00152C27">
        <w:rPr>
          <w:sz w:val="18"/>
        </w:rPr>
        <w:t>Increase Contact Deflection</w:t>
      </w:r>
    </w:p>
    <w:p w14:paraId="18B05B48" w14:textId="77777777" w:rsidR="000830AA" w:rsidRPr="00152C27" w:rsidRDefault="000830AA">
      <w:pPr>
        <w:pStyle w:val="ListBullet2"/>
        <w:framePr w:w="4278" w:hSpace="180" w:wrap="around" w:vAnchor="text" w:hAnchor="page" w:x="8182" w:y="1765"/>
        <w:rPr>
          <w:sz w:val="18"/>
        </w:rPr>
        <w:pPrChange w:id="58" w:author="Ravesh Lala" w:date="2016-07-07T07:14:00Z">
          <w:pPr>
            <w:pStyle w:val="ListBullet2"/>
            <w:framePr w:w="4278" w:hSpace="180" w:wrap="around" w:vAnchor="text" w:hAnchor="page" w:x="7954" w:y="537"/>
          </w:pPr>
        </w:pPrChange>
      </w:pPr>
      <w:r w:rsidRPr="00152C27">
        <w:rPr>
          <w:sz w:val="18"/>
        </w:rPr>
        <w:t>Consistency of answers across channels</w:t>
      </w:r>
    </w:p>
    <w:p w14:paraId="40AA9420" w14:textId="77777777" w:rsidR="00F03B99" w:rsidRDefault="00F03B99">
      <w:pPr>
        <w:pStyle w:val="Heading1"/>
        <w:framePr w:w="4278" w:hSpace="180" w:wrap="around" w:vAnchor="text" w:hAnchor="page" w:x="8182" w:y="1765"/>
        <w:pPrChange w:id="59" w:author="Ravesh Lala" w:date="2016-07-07T07:14:00Z">
          <w:pPr>
            <w:pStyle w:val="Heading1"/>
            <w:framePr w:w="4278" w:hSpace="180" w:wrap="around" w:vAnchor="text" w:hAnchor="page" w:x="7954" w:y="537"/>
          </w:pPr>
        </w:pPrChange>
      </w:pPr>
      <w:r>
        <w:t>Target Buyer</w:t>
      </w:r>
    </w:p>
    <w:p w14:paraId="6B016797" w14:textId="77777777" w:rsidR="00F03B99" w:rsidRPr="00152C27" w:rsidRDefault="00F03B99">
      <w:pPr>
        <w:pStyle w:val="ListBullet2"/>
        <w:framePr w:w="4278" w:hSpace="180" w:wrap="around" w:vAnchor="text" w:hAnchor="page" w:x="8182" w:y="1765"/>
        <w:rPr>
          <w:sz w:val="18"/>
        </w:rPr>
        <w:pPrChange w:id="60" w:author="Ravesh Lala" w:date="2016-07-07T07:14:00Z">
          <w:pPr>
            <w:pStyle w:val="ListBullet2"/>
            <w:framePr w:w="4278" w:hSpace="180" w:wrap="around" w:vAnchor="text" w:hAnchor="page" w:x="7954" w:y="537"/>
          </w:pPr>
        </w:pPrChange>
      </w:pPr>
      <w:r w:rsidRPr="00152C27">
        <w:rPr>
          <w:sz w:val="18"/>
        </w:rPr>
        <w:t>Chief Digital Officer</w:t>
      </w:r>
    </w:p>
    <w:p w14:paraId="2FEFEF23" w14:textId="77777777" w:rsidR="00F03B99" w:rsidRPr="00152C27" w:rsidRDefault="00F03B99">
      <w:pPr>
        <w:pStyle w:val="ListBullet2"/>
        <w:framePr w:w="4278" w:hSpace="180" w:wrap="around" w:vAnchor="text" w:hAnchor="page" w:x="8182" w:y="1765"/>
        <w:rPr>
          <w:sz w:val="18"/>
        </w:rPr>
        <w:pPrChange w:id="61" w:author="Ravesh Lala" w:date="2016-07-07T07:14:00Z">
          <w:pPr>
            <w:pStyle w:val="ListBullet2"/>
            <w:framePr w:w="4278" w:hSpace="180" w:wrap="around" w:vAnchor="text" w:hAnchor="page" w:x="7954" w:y="537"/>
          </w:pPr>
        </w:pPrChange>
      </w:pPr>
      <w:r w:rsidRPr="00152C27">
        <w:rPr>
          <w:sz w:val="18"/>
        </w:rPr>
        <w:t>Chief Services Officer</w:t>
      </w:r>
    </w:p>
    <w:p w14:paraId="22B5DF1E" w14:textId="77777777" w:rsidR="00F03B99" w:rsidRPr="00152C27" w:rsidRDefault="00F03B99">
      <w:pPr>
        <w:pStyle w:val="ListBullet2"/>
        <w:framePr w:w="4278" w:hSpace="180" w:wrap="around" w:vAnchor="text" w:hAnchor="page" w:x="8182" w:y="1765"/>
        <w:rPr>
          <w:sz w:val="18"/>
        </w:rPr>
        <w:pPrChange w:id="62" w:author="Ravesh Lala" w:date="2016-07-07T07:14:00Z">
          <w:pPr>
            <w:pStyle w:val="ListBullet2"/>
            <w:framePr w:w="4278" w:hSpace="180" w:wrap="around" w:vAnchor="text" w:hAnchor="page" w:x="7954" w:y="537"/>
          </w:pPr>
        </w:pPrChange>
      </w:pPr>
      <w:r w:rsidRPr="00152C27">
        <w:rPr>
          <w:sz w:val="18"/>
        </w:rPr>
        <w:t xml:space="preserve">Marketing and CRM Leaders </w:t>
      </w:r>
    </w:p>
    <w:p w14:paraId="363D4DBA" w14:textId="77777777" w:rsidR="00F03B99" w:rsidRDefault="00F03B99">
      <w:pPr>
        <w:pStyle w:val="Heading2"/>
        <w:framePr w:w="4278" w:hSpace="180" w:wrap="around" w:vAnchor="text" w:hAnchor="page" w:x="8182" w:y="1765"/>
        <w:pPrChange w:id="63" w:author="Ravesh Lala" w:date="2016-07-07T07:14:00Z">
          <w:pPr>
            <w:pStyle w:val="Heading2"/>
            <w:framePr w:w="4278" w:hSpace="180" w:wrap="around" w:vAnchor="text" w:hAnchor="page" w:x="7954" w:y="537"/>
          </w:pPr>
        </w:pPrChange>
      </w:pPr>
      <w:r>
        <w:t>Competitive Differentiation</w:t>
      </w:r>
    </w:p>
    <w:p w14:paraId="68DBAB84" w14:textId="2B700776" w:rsidR="00F03B99" w:rsidRPr="00152C27" w:rsidDel="008F7437" w:rsidRDefault="00F03B99">
      <w:pPr>
        <w:pStyle w:val="ListBullet2"/>
        <w:framePr w:w="4278" w:hSpace="180" w:wrap="around" w:vAnchor="text" w:hAnchor="page" w:x="8182" w:y="1765"/>
        <w:rPr>
          <w:del w:id="64" w:author="Ravesh Lala" w:date="2016-07-07T07:14:00Z"/>
          <w:sz w:val="18"/>
        </w:rPr>
        <w:pPrChange w:id="65" w:author="Ravesh Lala" w:date="2016-07-07T07:14:00Z">
          <w:pPr>
            <w:pStyle w:val="ListBullet2"/>
            <w:framePr w:w="4278" w:hSpace="180" w:wrap="around" w:vAnchor="text" w:hAnchor="page" w:x="7954" w:y="537"/>
          </w:pPr>
        </w:pPrChange>
      </w:pPr>
      <w:del w:id="66" w:author="Ravesh Lala" w:date="2016-07-07T07:14:00Z">
        <w:r w:rsidRPr="00152C27" w:rsidDel="008F7437">
          <w:rPr>
            <w:sz w:val="18"/>
          </w:rPr>
          <w:delText>Industry leading, Watson APIs and platform</w:delText>
        </w:r>
      </w:del>
    </w:p>
    <w:p w14:paraId="4E4FC3B7" w14:textId="0567C5C0" w:rsidR="00F03B99" w:rsidRPr="00152C27" w:rsidRDefault="00F03B99">
      <w:pPr>
        <w:pStyle w:val="ListBullet2"/>
        <w:framePr w:w="4278" w:hSpace="180" w:wrap="around" w:vAnchor="text" w:hAnchor="page" w:x="8182" w:y="1765"/>
        <w:rPr>
          <w:sz w:val="18"/>
        </w:rPr>
        <w:pPrChange w:id="67" w:author="Ravesh Lala" w:date="2016-07-07T07:14:00Z">
          <w:pPr>
            <w:pStyle w:val="ListBullet2"/>
            <w:framePr w:w="4278" w:hSpace="180" w:wrap="around" w:vAnchor="text" w:hAnchor="page" w:x="7954" w:y="537"/>
          </w:pPr>
        </w:pPrChange>
      </w:pPr>
      <w:del w:id="68" w:author="Ravesh Lala" w:date="2016-07-07T07:14:00Z">
        <w:r w:rsidRPr="00152C27" w:rsidDel="008F7437">
          <w:rPr>
            <w:sz w:val="18"/>
          </w:rPr>
          <w:delText>I</w:delText>
        </w:r>
      </w:del>
      <w:ins w:id="69" w:author="Ravesh Lala" w:date="2016-07-07T07:14:00Z">
        <w:r w:rsidR="008F7437">
          <w:rPr>
            <w:sz w:val="18"/>
          </w:rPr>
          <w:t>I</w:t>
        </w:r>
      </w:ins>
      <w:r w:rsidRPr="00152C27">
        <w:rPr>
          <w:sz w:val="18"/>
        </w:rPr>
        <w:t>f clients were to do this on their own they would need to build solutions for different platforms – Twitter, Facebook, Whats</w:t>
      </w:r>
      <w:r w:rsidR="003C786E" w:rsidRPr="00152C27">
        <w:rPr>
          <w:sz w:val="18"/>
        </w:rPr>
        <w:t>A</w:t>
      </w:r>
      <w:r w:rsidRPr="00152C27">
        <w:rPr>
          <w:sz w:val="18"/>
        </w:rPr>
        <w:t xml:space="preserve">pp, Telegram, etc. Watson is uniquely differentiated such that it can serve as the single bot behind all different social platforms of engagement </w:t>
      </w:r>
    </w:p>
    <w:p w14:paraId="6514185F" w14:textId="77777777" w:rsidR="000830AA" w:rsidRPr="00BC1035" w:rsidRDefault="000830AA">
      <w:pPr>
        <w:framePr w:w="4278" w:hSpace="180" w:wrap="around" w:vAnchor="text" w:hAnchor="page" w:x="8182" w:y="1765"/>
        <w:rPr>
          <w:rFonts w:asciiTheme="majorHAnsi" w:eastAsiaTheme="majorEastAsia" w:hAnsiTheme="majorHAnsi" w:cstheme="majorBidi"/>
          <w:bCs/>
          <w:color w:val="595959" w:themeColor="text1" w:themeTint="A6"/>
          <w:sz w:val="28"/>
          <w:szCs w:val="26"/>
        </w:rPr>
        <w:pPrChange w:id="70" w:author="Ravesh Lala" w:date="2016-07-07T07:14:00Z">
          <w:pPr>
            <w:framePr w:w="4278" w:hSpace="180" w:wrap="around" w:vAnchor="text" w:hAnchor="page" w:x="7954" w:y="537"/>
          </w:pPr>
        </w:pPrChange>
      </w:pPr>
    </w:p>
    <w:tbl>
      <w:tblPr>
        <w:tblW w:w="5148" w:type="pct"/>
        <w:tblInd w:w="-174" w:type="dxa"/>
        <w:tblLayout w:type="fixed"/>
        <w:tblLook w:val="04A0" w:firstRow="1" w:lastRow="0" w:firstColumn="1" w:lastColumn="0" w:noHBand="0" w:noVBand="1"/>
      </w:tblPr>
      <w:tblGrid>
        <w:gridCol w:w="7524"/>
        <w:gridCol w:w="241"/>
        <w:gridCol w:w="3818"/>
      </w:tblGrid>
      <w:tr w:rsidR="00797365" w14:paraId="0B54B64B" w14:textId="77777777" w:rsidTr="009D21C0">
        <w:trPr>
          <w:trHeight w:val="441"/>
        </w:trPr>
        <w:tc>
          <w:tcPr>
            <w:tcW w:w="3248" w:type="pct"/>
            <w:shd w:val="clear" w:color="auto" w:fill="983620" w:themeFill="accent2"/>
          </w:tcPr>
          <w:p w14:paraId="4EF7ECFF" w14:textId="77777777" w:rsidR="000830AA" w:rsidRDefault="000830AA" w:rsidP="000830AA">
            <w:pPr>
              <w:pStyle w:val="NoSpacing"/>
            </w:pPr>
            <w:r>
              <w:rPr>
                <w:color w:val="FFFFFF" w:themeColor="background1"/>
                <w:sz w:val="32"/>
              </w:rPr>
              <w:t>Social CRM – Watson Twitter BOT</w:t>
            </w:r>
          </w:p>
        </w:tc>
        <w:tc>
          <w:tcPr>
            <w:tcW w:w="104" w:type="pct"/>
          </w:tcPr>
          <w:p w14:paraId="184BCF7A" w14:textId="77777777" w:rsidR="000830AA" w:rsidRDefault="000830AA" w:rsidP="000830AA">
            <w:pPr>
              <w:pStyle w:val="NoSpacing"/>
            </w:pPr>
          </w:p>
        </w:tc>
        <w:tc>
          <w:tcPr>
            <w:tcW w:w="1648" w:type="pct"/>
            <w:shd w:val="clear" w:color="auto" w:fill="7F7F7F" w:themeFill="text1" w:themeFillTint="80"/>
          </w:tcPr>
          <w:p w14:paraId="2F6330D2" w14:textId="77777777" w:rsidR="000830AA" w:rsidRPr="00FA2619" w:rsidRDefault="000830AA" w:rsidP="000830AA">
            <w:pPr>
              <w:pStyle w:val="NoSpacing"/>
              <w:rPr>
                <w:color w:val="FFFFFF" w:themeColor="background1"/>
                <w:sz w:val="18"/>
              </w:rPr>
            </w:pPr>
            <w:r w:rsidRPr="00FA2619">
              <w:rPr>
                <w:color w:val="FFFFFF" w:themeColor="background1"/>
                <w:sz w:val="18"/>
              </w:rPr>
              <w:t>Contact – Owen Coelho – occoelho@us.ibm.com</w:t>
            </w:r>
          </w:p>
        </w:tc>
      </w:tr>
    </w:tbl>
    <w:p w14:paraId="4BE21218" w14:textId="1538DAF2" w:rsidR="00F277E6" w:rsidRDefault="00F277E6" w:rsidP="00F03B99">
      <w:pPr>
        <w:pStyle w:val="ListBullet2"/>
        <w:numPr>
          <w:ilvl w:val="0"/>
          <w:numId w:val="0"/>
        </w:numPr>
        <w:ind w:left="720"/>
      </w:pPr>
    </w:p>
    <w:sectPr w:rsidR="00F277E6" w:rsidSect="000830AA">
      <w:footerReference w:type="default" r:id="rId9"/>
      <w:pgSz w:w="12240" w:h="15840" w:code="1"/>
      <w:pgMar w:top="576" w:right="630" w:bottom="1440" w:left="576" w:header="576"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CD42A4" w14:textId="77777777" w:rsidR="00C96FDE" w:rsidRDefault="00C96FDE">
      <w:pPr>
        <w:spacing w:after="0" w:line="240" w:lineRule="auto"/>
      </w:pPr>
      <w:r>
        <w:separator/>
      </w:r>
    </w:p>
  </w:endnote>
  <w:endnote w:type="continuationSeparator" w:id="0">
    <w:p w14:paraId="41F18F1D" w14:textId="77777777" w:rsidR="00C96FDE" w:rsidRDefault="00C96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7199"/>
      <w:gridCol w:w="236"/>
      <w:gridCol w:w="3815"/>
    </w:tblGrid>
    <w:tr w:rsidR="00886BB7" w14:paraId="3CCF9D92" w14:textId="77777777" w:rsidTr="00384A08">
      <w:tc>
        <w:tcPr>
          <w:tcW w:w="3200" w:type="pct"/>
          <w:shd w:val="clear" w:color="auto" w:fill="983620" w:themeFill="accent2"/>
        </w:tcPr>
        <w:p w14:paraId="78CE602E" w14:textId="77777777" w:rsidR="00886BB7" w:rsidRDefault="00886BB7" w:rsidP="00384A08">
          <w:pPr>
            <w:pStyle w:val="NoSpacing"/>
          </w:pPr>
        </w:p>
      </w:tc>
      <w:tc>
        <w:tcPr>
          <w:tcW w:w="104" w:type="pct"/>
        </w:tcPr>
        <w:p w14:paraId="204CBBD9" w14:textId="77777777" w:rsidR="00886BB7" w:rsidRDefault="00886BB7" w:rsidP="00384A08">
          <w:pPr>
            <w:pStyle w:val="NoSpacing"/>
          </w:pPr>
        </w:p>
      </w:tc>
      <w:tc>
        <w:tcPr>
          <w:tcW w:w="1700" w:type="pct"/>
          <w:shd w:val="clear" w:color="auto" w:fill="7F7F7F" w:themeFill="text1" w:themeFillTint="80"/>
        </w:tcPr>
        <w:p w14:paraId="3ACF467B" w14:textId="77777777" w:rsidR="00886BB7" w:rsidRDefault="00886BB7" w:rsidP="00384A08">
          <w:pPr>
            <w:pStyle w:val="NoSpacing"/>
          </w:pPr>
        </w:p>
      </w:tc>
    </w:tr>
    <w:tr w:rsidR="00886BB7" w14:paraId="5CE01638" w14:textId="77777777" w:rsidTr="00152C27">
      <w:trPr>
        <w:trHeight w:val="484"/>
      </w:trPr>
      <w:sdt>
        <w:sdtPr>
          <w:rPr>
            <w:color w:val="auto"/>
          </w:rPr>
          <w:alias w:val="Title"/>
          <w:tag w:val=""/>
          <w:id w:val="-939296879"/>
          <w:placeholder>
            <w:docPart w:val="8410967B60F18847A7A8D61E27FB184C"/>
          </w:placeholder>
          <w:dataBinding w:prefixMappings="xmlns:ns0='http://purl.org/dc/elements/1.1/' xmlns:ns1='http://schemas.openxmlformats.org/package/2006/metadata/core-properties' " w:xpath="/ns1:coreProperties[1]/ns0:title[1]" w:storeItemID="{6C3C8BC8-F283-45AE-878A-BAB7291924A1}"/>
          <w:text/>
        </w:sdtPr>
        <w:sdtEndPr/>
        <w:sdtContent>
          <w:tc>
            <w:tcPr>
              <w:tcW w:w="3200" w:type="pct"/>
              <w:vAlign w:val="bottom"/>
            </w:tcPr>
            <w:p w14:paraId="03DCCF6C" w14:textId="77777777" w:rsidR="00886BB7" w:rsidRPr="00AA218C" w:rsidRDefault="00886BB7" w:rsidP="000830AA">
              <w:pPr>
                <w:pStyle w:val="Footer"/>
                <w:rPr>
                  <w:color w:val="262626" w:themeColor="text1" w:themeTint="D9"/>
                </w:rPr>
              </w:pPr>
              <w:r>
                <w:rPr>
                  <w:color w:val="262626" w:themeColor="text1" w:themeTint="D9"/>
                </w:rPr>
                <w:t>Watson Social CRM (Twitter BOT)</w:t>
              </w:r>
            </w:p>
          </w:tc>
        </w:sdtContent>
      </w:sdt>
      <w:tc>
        <w:tcPr>
          <w:tcW w:w="104" w:type="pct"/>
          <w:vAlign w:val="bottom"/>
        </w:tcPr>
        <w:p w14:paraId="490E0C7E" w14:textId="77777777" w:rsidR="00886BB7" w:rsidRDefault="00886BB7" w:rsidP="00384A08">
          <w:pPr>
            <w:pStyle w:val="Footer"/>
          </w:pPr>
        </w:p>
      </w:tc>
      <w:tc>
        <w:tcPr>
          <w:tcW w:w="1700" w:type="pct"/>
          <w:vAlign w:val="bottom"/>
        </w:tcPr>
        <w:p w14:paraId="3B0228B2" w14:textId="77777777" w:rsidR="00886BB7" w:rsidRDefault="00886BB7" w:rsidP="00384A08">
          <w:pPr>
            <w:pStyle w:val="FooterRight"/>
          </w:pPr>
          <w:r>
            <w:fldChar w:fldCharType="begin"/>
          </w:r>
          <w:r>
            <w:instrText xml:space="preserve"> Page </w:instrText>
          </w:r>
          <w:r>
            <w:fldChar w:fldCharType="separate"/>
          </w:r>
          <w:r w:rsidR="00667766">
            <w:rPr>
              <w:noProof/>
            </w:rPr>
            <w:t>1</w:t>
          </w:r>
          <w:r>
            <w:fldChar w:fldCharType="end"/>
          </w:r>
        </w:p>
      </w:tc>
    </w:tr>
  </w:tbl>
  <w:p w14:paraId="1BC14F38" w14:textId="77777777" w:rsidR="00886BB7" w:rsidRPr="00384A08" w:rsidRDefault="00886BB7" w:rsidP="00384A08">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6B7A3" w14:textId="77777777" w:rsidR="00C96FDE" w:rsidRDefault="00C96FDE">
      <w:pPr>
        <w:spacing w:after="0" w:line="240" w:lineRule="auto"/>
      </w:pPr>
      <w:r>
        <w:separator/>
      </w:r>
    </w:p>
  </w:footnote>
  <w:footnote w:type="continuationSeparator" w:id="0">
    <w:p w14:paraId="1C22CE97" w14:textId="77777777" w:rsidR="00C96FDE" w:rsidRDefault="00C96FD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EE1E86F8"/>
    <w:lvl w:ilvl="0">
      <w:start w:val="1"/>
      <w:numFmt w:val="bullet"/>
      <w:pStyle w:val="ListBullet2"/>
      <w:lvlText w:val="¡"/>
      <w:lvlJc w:val="left"/>
      <w:pPr>
        <w:ind w:left="720" w:hanging="360"/>
      </w:pPr>
      <w:rPr>
        <w:rFonts w:ascii="Wingdings 2" w:hAnsi="Wingdings 2" w:hint="default"/>
        <w:color w:val="595959" w:themeColor="text1" w:themeTint="A6"/>
      </w:rPr>
    </w:lvl>
  </w:abstractNum>
  <w:abstractNum w:abstractNumId="1">
    <w:nsid w:val="FFFFFF88"/>
    <w:multiLevelType w:val="singleLevel"/>
    <w:tmpl w:val="EE2E0A2A"/>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2">
    <w:nsid w:val="FFFFFF89"/>
    <w:multiLevelType w:val="singleLevel"/>
    <w:tmpl w:val="4442FD1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3">
    <w:nsid w:val="3F0B3C31"/>
    <w:multiLevelType w:val="hybridMultilevel"/>
    <w:tmpl w:val="A5040B76"/>
    <w:lvl w:ilvl="0" w:tplc="07FA519A">
      <w:start w:val="1"/>
      <w:numFmt w:val="bullet"/>
      <w:lvlText w:val=""/>
      <w:lvlJc w:val="left"/>
      <w:pPr>
        <w:tabs>
          <w:tab w:val="num" w:pos="720"/>
        </w:tabs>
        <w:ind w:left="720" w:hanging="360"/>
      </w:pPr>
      <w:rPr>
        <w:rFonts w:ascii="Wingdings" w:hAnsi="Wingdings" w:hint="default"/>
      </w:rPr>
    </w:lvl>
    <w:lvl w:ilvl="1" w:tplc="D778CC2E" w:tentative="1">
      <w:start w:val="1"/>
      <w:numFmt w:val="bullet"/>
      <w:lvlText w:val=""/>
      <w:lvlJc w:val="left"/>
      <w:pPr>
        <w:tabs>
          <w:tab w:val="num" w:pos="1440"/>
        </w:tabs>
        <w:ind w:left="1440" w:hanging="360"/>
      </w:pPr>
      <w:rPr>
        <w:rFonts w:ascii="Wingdings" w:hAnsi="Wingdings" w:hint="default"/>
      </w:rPr>
    </w:lvl>
    <w:lvl w:ilvl="2" w:tplc="8C4EFDBC" w:tentative="1">
      <w:start w:val="1"/>
      <w:numFmt w:val="bullet"/>
      <w:lvlText w:val=""/>
      <w:lvlJc w:val="left"/>
      <w:pPr>
        <w:tabs>
          <w:tab w:val="num" w:pos="2160"/>
        </w:tabs>
        <w:ind w:left="2160" w:hanging="360"/>
      </w:pPr>
      <w:rPr>
        <w:rFonts w:ascii="Wingdings" w:hAnsi="Wingdings" w:hint="default"/>
      </w:rPr>
    </w:lvl>
    <w:lvl w:ilvl="3" w:tplc="CEBED034" w:tentative="1">
      <w:start w:val="1"/>
      <w:numFmt w:val="bullet"/>
      <w:lvlText w:val=""/>
      <w:lvlJc w:val="left"/>
      <w:pPr>
        <w:tabs>
          <w:tab w:val="num" w:pos="2880"/>
        </w:tabs>
        <w:ind w:left="2880" w:hanging="360"/>
      </w:pPr>
      <w:rPr>
        <w:rFonts w:ascii="Wingdings" w:hAnsi="Wingdings" w:hint="default"/>
      </w:rPr>
    </w:lvl>
    <w:lvl w:ilvl="4" w:tplc="F02EDD10" w:tentative="1">
      <w:start w:val="1"/>
      <w:numFmt w:val="bullet"/>
      <w:lvlText w:val=""/>
      <w:lvlJc w:val="left"/>
      <w:pPr>
        <w:tabs>
          <w:tab w:val="num" w:pos="3600"/>
        </w:tabs>
        <w:ind w:left="3600" w:hanging="360"/>
      </w:pPr>
      <w:rPr>
        <w:rFonts w:ascii="Wingdings" w:hAnsi="Wingdings" w:hint="default"/>
      </w:rPr>
    </w:lvl>
    <w:lvl w:ilvl="5" w:tplc="6518D3FE" w:tentative="1">
      <w:start w:val="1"/>
      <w:numFmt w:val="bullet"/>
      <w:lvlText w:val=""/>
      <w:lvlJc w:val="left"/>
      <w:pPr>
        <w:tabs>
          <w:tab w:val="num" w:pos="4320"/>
        </w:tabs>
        <w:ind w:left="4320" w:hanging="360"/>
      </w:pPr>
      <w:rPr>
        <w:rFonts w:ascii="Wingdings" w:hAnsi="Wingdings" w:hint="default"/>
      </w:rPr>
    </w:lvl>
    <w:lvl w:ilvl="6" w:tplc="7892DDC8" w:tentative="1">
      <w:start w:val="1"/>
      <w:numFmt w:val="bullet"/>
      <w:lvlText w:val=""/>
      <w:lvlJc w:val="left"/>
      <w:pPr>
        <w:tabs>
          <w:tab w:val="num" w:pos="5040"/>
        </w:tabs>
        <w:ind w:left="5040" w:hanging="360"/>
      </w:pPr>
      <w:rPr>
        <w:rFonts w:ascii="Wingdings" w:hAnsi="Wingdings" w:hint="default"/>
      </w:rPr>
    </w:lvl>
    <w:lvl w:ilvl="7" w:tplc="CE727F28" w:tentative="1">
      <w:start w:val="1"/>
      <w:numFmt w:val="bullet"/>
      <w:lvlText w:val=""/>
      <w:lvlJc w:val="left"/>
      <w:pPr>
        <w:tabs>
          <w:tab w:val="num" w:pos="5760"/>
        </w:tabs>
        <w:ind w:left="5760" w:hanging="360"/>
      </w:pPr>
      <w:rPr>
        <w:rFonts w:ascii="Wingdings" w:hAnsi="Wingdings" w:hint="default"/>
      </w:rPr>
    </w:lvl>
    <w:lvl w:ilvl="8" w:tplc="B68CAAD8" w:tentative="1">
      <w:start w:val="1"/>
      <w:numFmt w:val="bullet"/>
      <w:lvlText w:val=""/>
      <w:lvlJc w:val="left"/>
      <w:pPr>
        <w:tabs>
          <w:tab w:val="num" w:pos="6480"/>
        </w:tabs>
        <w:ind w:left="6480" w:hanging="360"/>
      </w:pPr>
      <w:rPr>
        <w:rFonts w:ascii="Wingdings" w:hAnsi="Wingdings" w:hint="default"/>
      </w:rPr>
    </w:lvl>
  </w:abstractNum>
  <w:abstractNum w:abstractNumId="4">
    <w:nsid w:val="59460C62"/>
    <w:multiLevelType w:val="hybridMultilevel"/>
    <w:tmpl w:val="604243EA"/>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7F1A59E9"/>
    <w:multiLevelType w:val="hybridMultilevel"/>
    <w:tmpl w:val="01D46D82"/>
    <w:lvl w:ilvl="0" w:tplc="04090005">
      <w:start w:val="1"/>
      <w:numFmt w:val="bullet"/>
      <w:lvlText w:val=""/>
      <w:lvlJc w:val="left"/>
      <w:pPr>
        <w:tabs>
          <w:tab w:val="num" w:pos="720"/>
        </w:tabs>
        <w:ind w:left="720" w:hanging="360"/>
      </w:pPr>
      <w:rPr>
        <w:rFonts w:ascii="Wingdings" w:hAnsi="Wingdings" w:hint="default"/>
      </w:rPr>
    </w:lvl>
    <w:lvl w:ilvl="1" w:tplc="D778CC2E" w:tentative="1">
      <w:start w:val="1"/>
      <w:numFmt w:val="bullet"/>
      <w:lvlText w:val=""/>
      <w:lvlJc w:val="left"/>
      <w:pPr>
        <w:tabs>
          <w:tab w:val="num" w:pos="1440"/>
        </w:tabs>
        <w:ind w:left="1440" w:hanging="360"/>
      </w:pPr>
      <w:rPr>
        <w:rFonts w:ascii="Wingdings" w:hAnsi="Wingdings" w:hint="default"/>
      </w:rPr>
    </w:lvl>
    <w:lvl w:ilvl="2" w:tplc="8C4EFDBC" w:tentative="1">
      <w:start w:val="1"/>
      <w:numFmt w:val="bullet"/>
      <w:lvlText w:val=""/>
      <w:lvlJc w:val="left"/>
      <w:pPr>
        <w:tabs>
          <w:tab w:val="num" w:pos="2160"/>
        </w:tabs>
        <w:ind w:left="2160" w:hanging="360"/>
      </w:pPr>
      <w:rPr>
        <w:rFonts w:ascii="Wingdings" w:hAnsi="Wingdings" w:hint="default"/>
      </w:rPr>
    </w:lvl>
    <w:lvl w:ilvl="3" w:tplc="CEBED034" w:tentative="1">
      <w:start w:val="1"/>
      <w:numFmt w:val="bullet"/>
      <w:lvlText w:val=""/>
      <w:lvlJc w:val="left"/>
      <w:pPr>
        <w:tabs>
          <w:tab w:val="num" w:pos="2880"/>
        </w:tabs>
        <w:ind w:left="2880" w:hanging="360"/>
      </w:pPr>
      <w:rPr>
        <w:rFonts w:ascii="Wingdings" w:hAnsi="Wingdings" w:hint="default"/>
      </w:rPr>
    </w:lvl>
    <w:lvl w:ilvl="4" w:tplc="F02EDD10" w:tentative="1">
      <w:start w:val="1"/>
      <w:numFmt w:val="bullet"/>
      <w:lvlText w:val=""/>
      <w:lvlJc w:val="left"/>
      <w:pPr>
        <w:tabs>
          <w:tab w:val="num" w:pos="3600"/>
        </w:tabs>
        <w:ind w:left="3600" w:hanging="360"/>
      </w:pPr>
      <w:rPr>
        <w:rFonts w:ascii="Wingdings" w:hAnsi="Wingdings" w:hint="default"/>
      </w:rPr>
    </w:lvl>
    <w:lvl w:ilvl="5" w:tplc="6518D3FE" w:tentative="1">
      <w:start w:val="1"/>
      <w:numFmt w:val="bullet"/>
      <w:lvlText w:val=""/>
      <w:lvlJc w:val="left"/>
      <w:pPr>
        <w:tabs>
          <w:tab w:val="num" w:pos="4320"/>
        </w:tabs>
        <w:ind w:left="4320" w:hanging="360"/>
      </w:pPr>
      <w:rPr>
        <w:rFonts w:ascii="Wingdings" w:hAnsi="Wingdings" w:hint="default"/>
      </w:rPr>
    </w:lvl>
    <w:lvl w:ilvl="6" w:tplc="7892DDC8" w:tentative="1">
      <w:start w:val="1"/>
      <w:numFmt w:val="bullet"/>
      <w:lvlText w:val=""/>
      <w:lvlJc w:val="left"/>
      <w:pPr>
        <w:tabs>
          <w:tab w:val="num" w:pos="5040"/>
        </w:tabs>
        <w:ind w:left="5040" w:hanging="360"/>
      </w:pPr>
      <w:rPr>
        <w:rFonts w:ascii="Wingdings" w:hAnsi="Wingdings" w:hint="default"/>
      </w:rPr>
    </w:lvl>
    <w:lvl w:ilvl="7" w:tplc="CE727F28" w:tentative="1">
      <w:start w:val="1"/>
      <w:numFmt w:val="bullet"/>
      <w:lvlText w:val=""/>
      <w:lvlJc w:val="left"/>
      <w:pPr>
        <w:tabs>
          <w:tab w:val="num" w:pos="5760"/>
        </w:tabs>
        <w:ind w:left="5760" w:hanging="360"/>
      </w:pPr>
      <w:rPr>
        <w:rFonts w:ascii="Wingdings" w:hAnsi="Wingdings" w:hint="default"/>
      </w:rPr>
    </w:lvl>
    <w:lvl w:ilvl="8" w:tplc="B68CAAD8"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
  </w:num>
  <w:num w:numId="4">
    <w:abstractNumId w:val="1"/>
  </w:num>
  <w:num w:numId="5">
    <w:abstractNumId w:val="0"/>
  </w:num>
  <w:num w:numId="6">
    <w:abstractNumId w:val="2"/>
  </w:num>
  <w:num w:numId="7">
    <w:abstractNumId w:val="3"/>
  </w:num>
  <w:num w:numId="8">
    <w:abstractNumId w:val="4"/>
  </w:num>
  <w:num w:numId="9">
    <w:abstractNumId w:val="0"/>
  </w:num>
  <w:num w:numId="10">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ENE GONZALEZ-WERTZ">
    <w15:presenceInfo w15:providerId="None" w15:userId="CRISTENE GONZALEZ-WERTZ"/>
  </w15:person>
  <w15:person w15:author="Ravesh Lala">
    <w15:presenceInfo w15:providerId="None" w15:userId="Ravesh La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0AA"/>
    <w:rsid w:val="00011BF2"/>
    <w:rsid w:val="00056BDA"/>
    <w:rsid w:val="00062EFE"/>
    <w:rsid w:val="000830AA"/>
    <w:rsid w:val="00090017"/>
    <w:rsid w:val="00140060"/>
    <w:rsid w:val="00152C27"/>
    <w:rsid w:val="00165340"/>
    <w:rsid w:val="001845BE"/>
    <w:rsid w:val="001D3F69"/>
    <w:rsid w:val="001F4E23"/>
    <w:rsid w:val="00211343"/>
    <w:rsid w:val="0026113B"/>
    <w:rsid w:val="002E7AA7"/>
    <w:rsid w:val="002F1886"/>
    <w:rsid w:val="002F444C"/>
    <w:rsid w:val="00335BC1"/>
    <w:rsid w:val="003606E0"/>
    <w:rsid w:val="00384A08"/>
    <w:rsid w:val="003B7959"/>
    <w:rsid w:val="003C786E"/>
    <w:rsid w:val="0044266D"/>
    <w:rsid w:val="00444B07"/>
    <w:rsid w:val="004A5130"/>
    <w:rsid w:val="004B664F"/>
    <w:rsid w:val="00530F38"/>
    <w:rsid w:val="00574B1C"/>
    <w:rsid w:val="005D172F"/>
    <w:rsid w:val="005E52BC"/>
    <w:rsid w:val="00667766"/>
    <w:rsid w:val="0067573E"/>
    <w:rsid w:val="006D44D8"/>
    <w:rsid w:val="00782074"/>
    <w:rsid w:val="00792D99"/>
    <w:rsid w:val="00797365"/>
    <w:rsid w:val="007D37D3"/>
    <w:rsid w:val="00876319"/>
    <w:rsid w:val="00886BB7"/>
    <w:rsid w:val="008B714F"/>
    <w:rsid w:val="008C2A28"/>
    <w:rsid w:val="008C5242"/>
    <w:rsid w:val="008F7437"/>
    <w:rsid w:val="009042A3"/>
    <w:rsid w:val="009B41D1"/>
    <w:rsid w:val="009D21C0"/>
    <w:rsid w:val="009D619F"/>
    <w:rsid w:val="009F709B"/>
    <w:rsid w:val="00A03075"/>
    <w:rsid w:val="00A4628B"/>
    <w:rsid w:val="00A47091"/>
    <w:rsid w:val="00A52A7F"/>
    <w:rsid w:val="00A73B3E"/>
    <w:rsid w:val="00A843E8"/>
    <w:rsid w:val="00AF28CB"/>
    <w:rsid w:val="00B64F98"/>
    <w:rsid w:val="00BF3E21"/>
    <w:rsid w:val="00C623AE"/>
    <w:rsid w:val="00C64A94"/>
    <w:rsid w:val="00C660B1"/>
    <w:rsid w:val="00C72041"/>
    <w:rsid w:val="00C96FDE"/>
    <w:rsid w:val="00D350A4"/>
    <w:rsid w:val="00D52277"/>
    <w:rsid w:val="00E20E90"/>
    <w:rsid w:val="00F03B99"/>
    <w:rsid w:val="00F277E6"/>
    <w:rsid w:val="00F44168"/>
    <w:rsid w:val="00F445ED"/>
    <w:rsid w:val="00F56FB8"/>
    <w:rsid w:val="00F731DB"/>
    <w:rsid w:val="00F73F39"/>
    <w:rsid w:val="00FE4F0C"/>
    <w:rsid w:val="00FF3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4309C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iPriority="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0AA"/>
    <w:rPr>
      <w:color w:val="404040" w:themeColor="text1" w:themeTint="BF"/>
      <w:sz w:val="20"/>
      <w:szCs w:val="24"/>
    </w:rPr>
  </w:style>
  <w:style w:type="paragraph" w:styleId="Heading1">
    <w:name w:val="heading 1"/>
    <w:basedOn w:val="Normal"/>
    <w:next w:val="Normal"/>
    <w:link w:val="Heading1Char"/>
    <w:uiPriority w:val="1"/>
    <w:qFormat/>
    <w:rsid w:val="009F709B"/>
    <w:pPr>
      <w:keepNext/>
      <w:keepLines/>
      <w:spacing w:before="360" w:after="120"/>
      <w:outlineLvl w:val="0"/>
    </w:pPr>
    <w:rPr>
      <w:rFonts w:asciiTheme="majorHAnsi" w:eastAsiaTheme="majorEastAsia" w:hAnsiTheme="majorHAnsi" w:cstheme="majorBidi"/>
      <w:bCs/>
      <w:color w:val="983620" w:themeColor="accent2"/>
      <w:sz w:val="28"/>
      <w:szCs w:val="28"/>
    </w:rPr>
  </w:style>
  <w:style w:type="paragraph" w:styleId="Heading2">
    <w:name w:val="heading 2"/>
    <w:basedOn w:val="Normal"/>
    <w:next w:val="Normal"/>
    <w:link w:val="Heading2Char"/>
    <w:uiPriority w:val="1"/>
    <w:qFormat/>
    <w:rsid w:val="0067573E"/>
    <w:pPr>
      <w:keepNext/>
      <w:keepLines/>
      <w:spacing w:before="360" w:after="120"/>
      <w:outlineLvl w:val="1"/>
    </w:pPr>
    <w:rPr>
      <w:rFonts w:asciiTheme="majorHAnsi" w:eastAsiaTheme="majorEastAsia" w:hAnsiTheme="majorHAnsi" w:cstheme="majorBidi"/>
      <w:bCs/>
      <w:color w:val="595959" w:themeColor="text1" w:themeTint="A6"/>
      <w:sz w:val="28"/>
      <w:szCs w:val="26"/>
    </w:rPr>
  </w:style>
  <w:style w:type="paragraph" w:styleId="Heading3">
    <w:name w:val="heading 3"/>
    <w:basedOn w:val="Normal"/>
    <w:next w:val="Normal"/>
    <w:link w:val="Heading3Char"/>
    <w:uiPriority w:val="1"/>
    <w:qFormat/>
    <w:rsid w:val="009F709B"/>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9F709B"/>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9F709B"/>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9F709B"/>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9F709B"/>
    <w:pPr>
      <w:keepNext/>
      <w:keepLines/>
      <w:spacing w:before="200" w:after="0"/>
      <w:outlineLvl w:val="7"/>
    </w:pPr>
    <w:rPr>
      <w:rFonts w:asciiTheme="majorHAnsi" w:eastAsiaTheme="majorEastAsia" w:hAnsiTheme="majorHAnsi" w:cstheme="majorBidi"/>
      <w:color w:val="983620" w:themeColor="accent2"/>
      <w:szCs w:val="20"/>
    </w:rPr>
  </w:style>
  <w:style w:type="paragraph" w:styleId="Heading9">
    <w:name w:val="heading 9"/>
    <w:basedOn w:val="Normal"/>
    <w:next w:val="Normal"/>
    <w:link w:val="Heading9Char"/>
    <w:uiPriority w:val="1"/>
    <w:semiHidden/>
    <w:unhideWhenUsed/>
    <w:qFormat/>
    <w:rsid w:val="009F709B"/>
    <w:pPr>
      <w:keepNext/>
      <w:keepLines/>
      <w:spacing w:before="200" w:after="0"/>
      <w:outlineLvl w:val="8"/>
    </w:pPr>
    <w:rPr>
      <w:rFonts w:asciiTheme="majorHAnsi" w:eastAsiaTheme="majorEastAsia" w:hAnsiTheme="majorHAnsi" w:cstheme="majorBidi"/>
      <w:iCs/>
      <w:color w:val="595959" w:themeColor="text1" w:themeTint="A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709B"/>
    <w:pPr>
      <w:spacing w:after="0" w:line="240" w:lineRule="auto"/>
    </w:pPr>
    <w:rPr>
      <w:sz w:val="16"/>
      <w:szCs w:val="16"/>
    </w:rPr>
  </w:style>
  <w:style w:type="character" w:customStyle="1" w:styleId="BalloonTextChar">
    <w:name w:val="Balloon Text Char"/>
    <w:basedOn w:val="DefaultParagraphFont"/>
    <w:link w:val="BalloonText"/>
    <w:uiPriority w:val="99"/>
    <w:semiHidden/>
    <w:rsid w:val="009F709B"/>
    <w:rPr>
      <w:color w:val="404040" w:themeColor="text1" w:themeTint="BF"/>
      <w:sz w:val="16"/>
      <w:szCs w:val="16"/>
    </w:rPr>
  </w:style>
  <w:style w:type="paragraph" w:styleId="BlockText">
    <w:name w:val="Block Text"/>
    <w:basedOn w:val="Normal"/>
    <w:uiPriority w:val="1"/>
    <w:unhideWhenUsed/>
    <w:qFormat/>
    <w:rsid w:val="009F709B"/>
    <w:pPr>
      <w:spacing w:after="0"/>
      <w:ind w:right="360"/>
    </w:pPr>
    <w:rPr>
      <w:iCs/>
      <w:color w:val="7F7F7F" w:themeColor="text1" w:themeTint="80"/>
    </w:rPr>
  </w:style>
  <w:style w:type="paragraph" w:customStyle="1" w:styleId="CourseDetails">
    <w:name w:val="Course Details"/>
    <w:basedOn w:val="Normal"/>
    <w:uiPriority w:val="1"/>
    <w:qFormat/>
    <w:rsid w:val="0067573E"/>
    <w:pPr>
      <w:spacing w:after="120"/>
    </w:pPr>
    <w:rPr>
      <w:color w:val="595959" w:themeColor="text1" w:themeTint="A6"/>
      <w:sz w:val="24"/>
    </w:rPr>
  </w:style>
  <w:style w:type="paragraph" w:styleId="Date">
    <w:name w:val="Date"/>
    <w:basedOn w:val="Normal"/>
    <w:next w:val="Normal"/>
    <w:link w:val="DateChar"/>
    <w:uiPriority w:val="1"/>
    <w:unhideWhenUsed/>
    <w:rsid w:val="009F709B"/>
    <w:pPr>
      <w:pBdr>
        <w:top w:val="single" w:sz="2" w:space="7" w:color="7F7F7F" w:themeColor="text1" w:themeTint="80"/>
      </w:pBdr>
      <w:spacing w:before="120" w:after="40"/>
      <w:ind w:right="360"/>
    </w:pPr>
    <w:rPr>
      <w:b/>
      <w:color w:val="7F7F7F" w:themeColor="text1" w:themeTint="80"/>
      <w:sz w:val="18"/>
    </w:rPr>
  </w:style>
  <w:style w:type="character" w:customStyle="1" w:styleId="DateChar">
    <w:name w:val="Date Char"/>
    <w:basedOn w:val="DefaultParagraphFont"/>
    <w:link w:val="Date"/>
    <w:uiPriority w:val="1"/>
    <w:rsid w:val="001845BE"/>
    <w:rPr>
      <w:b/>
      <w:color w:val="7F7F7F" w:themeColor="text1" w:themeTint="80"/>
      <w:sz w:val="18"/>
      <w:szCs w:val="24"/>
    </w:rPr>
  </w:style>
  <w:style w:type="paragraph" w:styleId="Footer">
    <w:name w:val="footer"/>
    <w:basedOn w:val="Normal"/>
    <w:link w:val="FooterChar"/>
    <w:uiPriority w:val="99"/>
    <w:rsid w:val="009F709B"/>
    <w:pPr>
      <w:tabs>
        <w:tab w:val="center" w:pos="4680"/>
        <w:tab w:val="right" w:pos="9360"/>
      </w:tabs>
      <w:spacing w:before="40" w:after="0" w:line="240" w:lineRule="auto"/>
    </w:pPr>
    <w:rPr>
      <w:color w:val="595959" w:themeColor="text1" w:themeTint="A6"/>
    </w:rPr>
  </w:style>
  <w:style w:type="character" w:customStyle="1" w:styleId="FooterChar">
    <w:name w:val="Footer Char"/>
    <w:basedOn w:val="DefaultParagraphFont"/>
    <w:link w:val="Footer"/>
    <w:uiPriority w:val="99"/>
    <w:rsid w:val="009F709B"/>
    <w:rPr>
      <w:color w:val="595959" w:themeColor="text1" w:themeTint="A6"/>
      <w:sz w:val="20"/>
      <w:szCs w:val="24"/>
    </w:rPr>
  </w:style>
  <w:style w:type="paragraph" w:customStyle="1" w:styleId="FooterRight">
    <w:name w:val="Footer Right"/>
    <w:basedOn w:val="Footer"/>
    <w:uiPriority w:val="99"/>
    <w:rsid w:val="009F709B"/>
    <w:pPr>
      <w:jc w:val="right"/>
    </w:pPr>
  </w:style>
  <w:style w:type="paragraph" w:styleId="Header">
    <w:name w:val="header"/>
    <w:basedOn w:val="Normal"/>
    <w:link w:val="HeaderChar"/>
    <w:uiPriority w:val="99"/>
    <w:rsid w:val="009F709B"/>
    <w:pPr>
      <w:tabs>
        <w:tab w:val="center" w:pos="4680"/>
        <w:tab w:val="right" w:pos="9360"/>
      </w:tabs>
      <w:spacing w:before="120" w:after="40"/>
    </w:pPr>
    <w:rPr>
      <w:color w:val="595959" w:themeColor="text1" w:themeTint="A6"/>
    </w:rPr>
  </w:style>
  <w:style w:type="character" w:customStyle="1" w:styleId="HeaderChar">
    <w:name w:val="Header Char"/>
    <w:basedOn w:val="DefaultParagraphFont"/>
    <w:link w:val="Header"/>
    <w:uiPriority w:val="99"/>
    <w:rsid w:val="009F709B"/>
    <w:rPr>
      <w:color w:val="595959" w:themeColor="text1" w:themeTint="A6"/>
      <w:sz w:val="20"/>
      <w:szCs w:val="24"/>
    </w:rPr>
  </w:style>
  <w:style w:type="character" w:customStyle="1" w:styleId="Heading1Char">
    <w:name w:val="Heading 1 Char"/>
    <w:basedOn w:val="DefaultParagraphFont"/>
    <w:link w:val="Heading1"/>
    <w:uiPriority w:val="1"/>
    <w:rsid w:val="009F709B"/>
    <w:rPr>
      <w:rFonts w:asciiTheme="majorHAnsi" w:eastAsiaTheme="majorEastAsia" w:hAnsiTheme="majorHAnsi" w:cstheme="majorBidi"/>
      <w:bCs/>
      <w:color w:val="983620" w:themeColor="accent2"/>
      <w:sz w:val="28"/>
      <w:szCs w:val="28"/>
    </w:rPr>
  </w:style>
  <w:style w:type="character" w:customStyle="1" w:styleId="Heading2Char">
    <w:name w:val="Heading 2 Char"/>
    <w:basedOn w:val="DefaultParagraphFont"/>
    <w:link w:val="Heading2"/>
    <w:uiPriority w:val="1"/>
    <w:rsid w:val="0067573E"/>
    <w:rPr>
      <w:rFonts w:asciiTheme="majorHAnsi" w:eastAsiaTheme="majorEastAsia" w:hAnsiTheme="majorHAnsi" w:cstheme="majorBidi"/>
      <w:bCs/>
      <w:color w:val="595959" w:themeColor="text1" w:themeTint="A6"/>
      <w:sz w:val="28"/>
      <w:szCs w:val="26"/>
    </w:rPr>
  </w:style>
  <w:style w:type="character" w:customStyle="1" w:styleId="Heading3Char">
    <w:name w:val="Heading 3 Char"/>
    <w:basedOn w:val="DefaultParagraphFont"/>
    <w:link w:val="Heading3"/>
    <w:uiPriority w:val="1"/>
    <w:rsid w:val="009F709B"/>
    <w:rPr>
      <w:rFonts w:asciiTheme="majorHAnsi" w:eastAsiaTheme="majorEastAsia" w:hAnsiTheme="majorHAnsi" w:cstheme="majorBidi"/>
      <w:bCs/>
      <w:color w:val="983620" w:themeColor="accent2"/>
      <w:sz w:val="20"/>
      <w:szCs w:val="24"/>
    </w:rPr>
  </w:style>
  <w:style w:type="character" w:customStyle="1" w:styleId="Heading4Char">
    <w:name w:val="Heading 4 Char"/>
    <w:basedOn w:val="DefaultParagraphFont"/>
    <w:link w:val="Heading4"/>
    <w:uiPriority w:val="1"/>
    <w:semiHidden/>
    <w:rsid w:val="009F709B"/>
    <w:rPr>
      <w:rFonts w:asciiTheme="majorHAnsi" w:eastAsiaTheme="majorEastAsia" w:hAnsiTheme="majorHAnsi" w:cstheme="majorBidi"/>
      <w:bCs/>
      <w:iCs/>
      <w:color w:val="4B5A60" w:themeColor="accent1"/>
      <w:sz w:val="20"/>
      <w:szCs w:val="24"/>
    </w:rPr>
  </w:style>
  <w:style w:type="character" w:customStyle="1" w:styleId="Heading6Char">
    <w:name w:val="Heading 6 Char"/>
    <w:basedOn w:val="DefaultParagraphFont"/>
    <w:link w:val="Heading6"/>
    <w:uiPriority w:val="1"/>
    <w:semiHidden/>
    <w:rsid w:val="009F709B"/>
    <w:rPr>
      <w:rFonts w:asciiTheme="majorHAnsi" w:eastAsiaTheme="majorEastAsia" w:hAnsiTheme="majorHAnsi" w:cstheme="majorBidi"/>
      <w:i/>
      <w:iCs/>
      <w:color w:val="252C2F" w:themeColor="accent1" w:themeShade="7F"/>
      <w:sz w:val="20"/>
      <w:szCs w:val="24"/>
    </w:rPr>
  </w:style>
  <w:style w:type="character" w:customStyle="1" w:styleId="Heading7Char">
    <w:name w:val="Heading 7 Char"/>
    <w:basedOn w:val="DefaultParagraphFont"/>
    <w:link w:val="Heading7"/>
    <w:uiPriority w:val="1"/>
    <w:semiHidden/>
    <w:rsid w:val="009F709B"/>
    <w:rPr>
      <w:rFonts w:asciiTheme="majorHAnsi" w:eastAsiaTheme="majorEastAsia" w:hAnsiTheme="majorHAnsi" w:cstheme="majorBidi"/>
      <w:iCs/>
      <w:color w:val="595959" w:themeColor="text1" w:themeTint="A6"/>
      <w:sz w:val="20"/>
      <w:szCs w:val="24"/>
    </w:rPr>
  </w:style>
  <w:style w:type="character" w:customStyle="1" w:styleId="Heading8Char">
    <w:name w:val="Heading 8 Char"/>
    <w:basedOn w:val="DefaultParagraphFont"/>
    <w:link w:val="Heading8"/>
    <w:uiPriority w:val="1"/>
    <w:semiHidden/>
    <w:rsid w:val="009F709B"/>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9F709B"/>
    <w:rPr>
      <w:rFonts w:asciiTheme="majorHAnsi" w:eastAsiaTheme="majorEastAsia" w:hAnsiTheme="majorHAnsi" w:cstheme="majorBidi"/>
      <w:iCs/>
      <w:color w:val="595959" w:themeColor="text1" w:themeTint="A6"/>
      <w:sz w:val="20"/>
      <w:szCs w:val="20"/>
    </w:rPr>
  </w:style>
  <w:style w:type="paragraph" w:styleId="ListBullet">
    <w:name w:val="List Bullet"/>
    <w:basedOn w:val="Normal"/>
    <w:uiPriority w:val="1"/>
    <w:qFormat/>
    <w:rsid w:val="009F709B"/>
    <w:pPr>
      <w:numPr>
        <w:numId w:val="2"/>
      </w:numPr>
    </w:pPr>
  </w:style>
  <w:style w:type="paragraph" w:styleId="ListNumber">
    <w:name w:val="List Number"/>
    <w:basedOn w:val="Normal"/>
    <w:uiPriority w:val="1"/>
    <w:qFormat/>
    <w:rsid w:val="009F709B"/>
    <w:pPr>
      <w:numPr>
        <w:numId w:val="4"/>
      </w:numPr>
    </w:pPr>
  </w:style>
  <w:style w:type="paragraph" w:styleId="NoSpacing">
    <w:name w:val="No Spacing"/>
    <w:uiPriority w:val="1"/>
    <w:rsid w:val="009F709B"/>
    <w:pPr>
      <w:spacing w:after="0" w:line="240" w:lineRule="auto"/>
    </w:pPr>
    <w:rPr>
      <w:sz w:val="5"/>
      <w:szCs w:val="24"/>
    </w:rPr>
  </w:style>
  <w:style w:type="character" w:styleId="PlaceholderText">
    <w:name w:val="Placeholder Text"/>
    <w:basedOn w:val="DefaultParagraphFont"/>
    <w:uiPriority w:val="99"/>
    <w:semiHidden/>
    <w:rsid w:val="009F709B"/>
    <w:rPr>
      <w:color w:val="808080"/>
    </w:rPr>
  </w:style>
  <w:style w:type="paragraph" w:styleId="Subtitle">
    <w:name w:val="Subtitle"/>
    <w:basedOn w:val="Normal"/>
    <w:next w:val="Normal"/>
    <w:link w:val="SubtitleChar"/>
    <w:uiPriority w:val="9"/>
    <w:unhideWhenUsed/>
    <w:qFormat/>
    <w:rsid w:val="009F709B"/>
    <w:pPr>
      <w:numPr>
        <w:ilvl w:val="1"/>
      </w:numPr>
      <w:spacing w:before="40" w:after="120" w:line="240" w:lineRule="auto"/>
    </w:pPr>
    <w:rPr>
      <w:rFonts w:asciiTheme="majorHAnsi" w:eastAsiaTheme="majorEastAsia" w:hAnsiTheme="majorHAnsi" w:cstheme="majorBidi"/>
      <w:iCs/>
      <w:color w:val="983620" w:themeColor="accent2"/>
      <w:sz w:val="44"/>
    </w:rPr>
  </w:style>
  <w:style w:type="character" w:customStyle="1" w:styleId="SubtitleChar">
    <w:name w:val="Subtitle Char"/>
    <w:basedOn w:val="DefaultParagraphFont"/>
    <w:link w:val="Subtitle"/>
    <w:uiPriority w:val="9"/>
    <w:rsid w:val="004A5130"/>
    <w:rPr>
      <w:rFonts w:asciiTheme="majorHAnsi" w:eastAsiaTheme="majorEastAsia" w:hAnsiTheme="majorHAnsi" w:cstheme="majorBidi"/>
      <w:iCs/>
      <w:color w:val="983620" w:themeColor="accent2"/>
      <w:sz w:val="44"/>
      <w:szCs w:val="24"/>
    </w:rPr>
  </w:style>
  <w:style w:type="table" w:styleId="TableGrid">
    <w:name w:val="Table Grid"/>
    <w:basedOn w:val="TableNormal"/>
    <w:uiPriority w:val="59"/>
    <w:rsid w:val="009F709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9"/>
    <w:qFormat/>
    <w:rsid w:val="0067573E"/>
    <w:pPr>
      <w:spacing w:before="40" w:after="40" w:line="240" w:lineRule="auto"/>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9"/>
    <w:rsid w:val="0067573E"/>
    <w:rPr>
      <w:rFonts w:asciiTheme="majorHAnsi" w:eastAsiaTheme="majorEastAsia" w:hAnsiTheme="majorHAnsi" w:cstheme="majorBidi"/>
      <w:color w:val="983620" w:themeColor="accent2"/>
      <w:kern w:val="28"/>
      <w:sz w:val="72"/>
      <w:szCs w:val="52"/>
    </w:rPr>
  </w:style>
  <w:style w:type="paragraph" w:styleId="ListBullet2">
    <w:name w:val="List Bullet 2"/>
    <w:basedOn w:val="BlockText"/>
    <w:uiPriority w:val="1"/>
    <w:unhideWhenUsed/>
    <w:qFormat/>
    <w:rsid w:val="00384A08"/>
    <w:pPr>
      <w:numPr>
        <w:numId w:val="5"/>
      </w:numPr>
      <w:spacing w:after="40"/>
    </w:pPr>
  </w:style>
  <w:style w:type="character" w:styleId="Hyperlink">
    <w:name w:val="Hyperlink"/>
    <w:basedOn w:val="DefaultParagraphFont"/>
    <w:uiPriority w:val="99"/>
    <w:unhideWhenUsed/>
    <w:rsid w:val="000830AA"/>
    <w:rPr>
      <w:color w:val="524A82" w:themeColor="hyperlink"/>
      <w:u w:val="single"/>
    </w:rPr>
  </w:style>
  <w:style w:type="paragraph" w:styleId="ListParagraph">
    <w:name w:val="List Paragraph"/>
    <w:basedOn w:val="Normal"/>
    <w:uiPriority w:val="34"/>
    <w:unhideWhenUsed/>
    <w:qFormat/>
    <w:rsid w:val="000830AA"/>
    <w:pPr>
      <w:ind w:left="720"/>
      <w:contextualSpacing/>
    </w:pPr>
  </w:style>
  <w:style w:type="character" w:styleId="FollowedHyperlink">
    <w:name w:val="FollowedHyperlink"/>
    <w:basedOn w:val="DefaultParagraphFont"/>
    <w:uiPriority w:val="99"/>
    <w:semiHidden/>
    <w:unhideWhenUsed/>
    <w:rsid w:val="008C5242"/>
    <w:rPr>
      <w:color w:val="8F995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1673293">
      <w:bodyDiv w:val="1"/>
      <w:marLeft w:val="0"/>
      <w:marRight w:val="0"/>
      <w:marTop w:val="0"/>
      <w:marBottom w:val="0"/>
      <w:divBdr>
        <w:top w:val="none" w:sz="0" w:space="0" w:color="auto"/>
        <w:left w:val="none" w:sz="0" w:space="0" w:color="auto"/>
        <w:bottom w:val="none" w:sz="0" w:space="0" w:color="auto"/>
        <w:right w:val="none" w:sz="0" w:space="0" w:color="auto"/>
      </w:divBdr>
      <w:divsChild>
        <w:div w:id="2115708198">
          <w:marLeft w:val="0"/>
          <w:marRight w:val="0"/>
          <w:marTop w:val="0"/>
          <w:marBottom w:val="0"/>
          <w:divBdr>
            <w:top w:val="none" w:sz="0" w:space="0" w:color="auto"/>
            <w:left w:val="none" w:sz="0" w:space="0" w:color="auto"/>
            <w:bottom w:val="none" w:sz="0" w:space="0" w:color="auto"/>
            <w:right w:val="none" w:sz="0" w:space="0" w:color="auto"/>
          </w:divBdr>
          <w:divsChild>
            <w:div w:id="5073995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microsoft.com/office/2011/relationships/people" Target="people.xml"/><Relationship Id="rId12" Type="http://schemas.openxmlformats.org/officeDocument/2006/relationships/glossaryDocument" Target="glossary/document.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410967B60F18847A7A8D61E27FB184C"/>
        <w:category>
          <w:name w:val="General"/>
          <w:gallery w:val="placeholder"/>
        </w:category>
        <w:types>
          <w:type w:val="bbPlcHdr"/>
        </w:types>
        <w:behaviors>
          <w:behavior w:val="content"/>
        </w:behaviors>
        <w:guid w:val="{33741909-3B15-BE4A-A770-07720E446C90}"/>
      </w:docPartPr>
      <w:docPartBody>
        <w:p w:rsidR="00AB63D3" w:rsidRDefault="00AB63D3">
          <w:pPr>
            <w:pStyle w:val="8410967B60F18847A7A8D61E27FB184C"/>
          </w:pPr>
          <w:r w:rsidRPr="00D63F2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EE1E86F8"/>
    <w:lvl w:ilvl="0">
      <w:start w:val="1"/>
      <w:numFmt w:val="bullet"/>
      <w:pStyle w:val="ListBullet2"/>
      <w:lvlText w:val="¡"/>
      <w:lvlJc w:val="left"/>
      <w:pPr>
        <w:ind w:left="720" w:hanging="360"/>
      </w:pPr>
      <w:rPr>
        <w:rFonts w:ascii="Wingdings 2" w:hAnsi="Wingdings 2" w:hint="default"/>
        <w:color w:val="595959" w:themeColor="text1" w:themeTint="A6"/>
      </w:rPr>
    </w:lvl>
  </w:abstractNum>
  <w:abstractNum w:abstractNumId="1">
    <w:nsid w:val="FFFFFF88"/>
    <w:multiLevelType w:val="singleLevel"/>
    <w:tmpl w:val="EE2E0A2A"/>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2">
    <w:nsid w:val="FFFFFF89"/>
    <w:multiLevelType w:val="singleLevel"/>
    <w:tmpl w:val="4442FD16"/>
    <w:lvl w:ilvl="0">
      <w:start w:val="1"/>
      <w:numFmt w:val="bullet"/>
      <w:pStyle w:val="ListBullet"/>
      <w:lvlText w:val="n"/>
      <w:lvlJc w:val="left"/>
      <w:pPr>
        <w:tabs>
          <w:tab w:val="num" w:pos="360"/>
        </w:tabs>
        <w:ind w:left="360" w:hanging="360"/>
      </w:pPr>
      <w:rPr>
        <w:rFonts w:ascii="Wingdings" w:hAnsi="Wingdings" w:hint="default"/>
        <w:color w:val="ED7D31" w:themeColor="accent2"/>
      </w:rPr>
    </w:lvl>
  </w:abstractNum>
  <w:num w:numId="1">
    <w:abstractNumId w:val="2"/>
  </w:num>
  <w:num w:numId="2">
    <w:abstractNumId w:val="1"/>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AB63D3"/>
    <w:rsid w:val="000B4BA6"/>
    <w:rsid w:val="003F69C3"/>
    <w:rsid w:val="00492CE1"/>
    <w:rsid w:val="0083515D"/>
    <w:rsid w:val="00A16E69"/>
    <w:rsid w:val="00AB63D3"/>
    <w:rsid w:val="00B03D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15D"/>
  </w:style>
  <w:style w:type="paragraph" w:styleId="Heading2">
    <w:name w:val="heading 2"/>
    <w:basedOn w:val="Normal"/>
    <w:next w:val="Normal"/>
    <w:link w:val="Heading2Char"/>
    <w:uiPriority w:val="1"/>
    <w:qFormat/>
    <w:rsid w:val="0083515D"/>
    <w:pPr>
      <w:keepNext/>
      <w:keepLines/>
      <w:spacing w:before="360" w:after="120" w:line="276" w:lineRule="auto"/>
      <w:outlineLvl w:val="1"/>
    </w:pPr>
    <w:rPr>
      <w:rFonts w:asciiTheme="majorHAnsi" w:eastAsiaTheme="majorEastAsia" w:hAnsiTheme="majorHAnsi" w:cstheme="majorBidi"/>
      <w:bCs/>
      <w:color w:val="595959" w:themeColor="text1" w:themeTint="A6"/>
      <w:sz w:val="28"/>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70DC18A887824393F5B31C6F1D4C7D">
    <w:name w:val="F470DC18A887824393F5B31C6F1D4C7D"/>
    <w:rsid w:val="0083515D"/>
  </w:style>
  <w:style w:type="paragraph" w:customStyle="1" w:styleId="44C8D535C1DE5D46A68FDE787B671EA2">
    <w:name w:val="44C8D535C1DE5D46A68FDE787B671EA2"/>
    <w:rsid w:val="0083515D"/>
  </w:style>
  <w:style w:type="paragraph" w:styleId="ListBullet">
    <w:name w:val="List Bullet"/>
    <w:basedOn w:val="Normal"/>
    <w:uiPriority w:val="1"/>
    <w:qFormat/>
    <w:rsid w:val="0083515D"/>
    <w:pPr>
      <w:numPr>
        <w:numId w:val="1"/>
      </w:numPr>
      <w:spacing w:after="200" w:line="276" w:lineRule="auto"/>
    </w:pPr>
    <w:rPr>
      <w:color w:val="404040" w:themeColor="text1" w:themeTint="BF"/>
      <w:sz w:val="20"/>
      <w:lang w:eastAsia="en-US"/>
    </w:rPr>
  </w:style>
  <w:style w:type="paragraph" w:customStyle="1" w:styleId="3F98303AC2F67046885A787D0EED9B64">
    <w:name w:val="3F98303AC2F67046885A787D0EED9B64"/>
    <w:rsid w:val="0083515D"/>
  </w:style>
  <w:style w:type="paragraph" w:styleId="ListNumber">
    <w:name w:val="List Number"/>
    <w:basedOn w:val="Normal"/>
    <w:uiPriority w:val="1"/>
    <w:qFormat/>
    <w:rsid w:val="0083515D"/>
    <w:pPr>
      <w:numPr>
        <w:numId w:val="2"/>
      </w:numPr>
      <w:spacing w:after="200" w:line="276" w:lineRule="auto"/>
    </w:pPr>
    <w:rPr>
      <w:color w:val="404040" w:themeColor="text1" w:themeTint="BF"/>
      <w:sz w:val="20"/>
      <w:lang w:eastAsia="en-US"/>
    </w:rPr>
  </w:style>
  <w:style w:type="paragraph" w:customStyle="1" w:styleId="ADA03B21E69D0F4390085EF2DC2FD884">
    <w:name w:val="ADA03B21E69D0F4390085EF2DC2FD884"/>
    <w:rsid w:val="0083515D"/>
  </w:style>
  <w:style w:type="paragraph" w:customStyle="1" w:styleId="01D7A4AAC7F5DF4281D5E3549EE9CAE7">
    <w:name w:val="01D7A4AAC7F5DF4281D5E3549EE9CAE7"/>
    <w:rsid w:val="0083515D"/>
  </w:style>
  <w:style w:type="paragraph" w:customStyle="1" w:styleId="09E8351E53470F4D8FD739F3FDA28063">
    <w:name w:val="09E8351E53470F4D8FD739F3FDA28063"/>
    <w:rsid w:val="0083515D"/>
  </w:style>
  <w:style w:type="paragraph" w:styleId="BlockText">
    <w:name w:val="Block Text"/>
    <w:basedOn w:val="Normal"/>
    <w:uiPriority w:val="1"/>
    <w:unhideWhenUsed/>
    <w:qFormat/>
    <w:rsid w:val="0083515D"/>
    <w:pPr>
      <w:spacing w:line="276" w:lineRule="auto"/>
      <w:ind w:right="360"/>
    </w:pPr>
    <w:rPr>
      <w:iCs/>
      <w:color w:val="7F7F7F" w:themeColor="text1" w:themeTint="80"/>
      <w:sz w:val="20"/>
      <w:lang w:eastAsia="en-US"/>
    </w:rPr>
  </w:style>
  <w:style w:type="paragraph" w:styleId="ListBullet2">
    <w:name w:val="List Bullet 2"/>
    <w:basedOn w:val="BlockText"/>
    <w:uiPriority w:val="1"/>
    <w:unhideWhenUsed/>
    <w:qFormat/>
    <w:rsid w:val="0083515D"/>
    <w:pPr>
      <w:numPr>
        <w:numId w:val="3"/>
      </w:numPr>
      <w:spacing w:after="40"/>
    </w:pPr>
  </w:style>
  <w:style w:type="paragraph" w:customStyle="1" w:styleId="912AA9DC12E74B489205E06F98A4A636">
    <w:name w:val="912AA9DC12E74B489205E06F98A4A636"/>
    <w:rsid w:val="0083515D"/>
  </w:style>
  <w:style w:type="character" w:customStyle="1" w:styleId="Heading2Char">
    <w:name w:val="Heading 2 Char"/>
    <w:basedOn w:val="DefaultParagraphFont"/>
    <w:link w:val="Heading2"/>
    <w:uiPriority w:val="1"/>
    <w:rsid w:val="0083515D"/>
    <w:rPr>
      <w:rFonts w:asciiTheme="majorHAnsi" w:eastAsiaTheme="majorEastAsia" w:hAnsiTheme="majorHAnsi" w:cstheme="majorBidi"/>
      <w:bCs/>
      <w:color w:val="595959" w:themeColor="text1" w:themeTint="A6"/>
      <w:sz w:val="28"/>
      <w:szCs w:val="26"/>
      <w:lang w:eastAsia="en-US"/>
    </w:rPr>
  </w:style>
  <w:style w:type="paragraph" w:customStyle="1" w:styleId="7DBA9D8CE0B50D40A30AF701AAB30BCB">
    <w:name w:val="7DBA9D8CE0B50D40A30AF701AAB30BCB"/>
    <w:rsid w:val="0083515D"/>
  </w:style>
  <w:style w:type="character" w:styleId="PlaceholderText">
    <w:name w:val="Placeholder Text"/>
    <w:basedOn w:val="DefaultParagraphFont"/>
    <w:uiPriority w:val="99"/>
    <w:semiHidden/>
    <w:rsid w:val="0083515D"/>
    <w:rPr>
      <w:color w:val="808080"/>
    </w:rPr>
  </w:style>
  <w:style w:type="paragraph" w:customStyle="1" w:styleId="8410967B60F18847A7A8D61E27FB184C">
    <w:name w:val="8410967B60F18847A7A8D61E27FB184C"/>
    <w:rsid w:val="008351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Relationship Id="rId3" Type="http://schemas.openxmlformats.org/officeDocument/2006/relationships/image" Target="../media/image4.jpeg"/></Relationships>
</file>

<file path=word/theme/theme1.xml><?xml version="1.0" encoding="utf-8"?>
<a:theme xmlns:a="http://schemas.openxmlformats.org/drawingml/2006/main" name="Capital">
  <a:themeElements>
    <a:clrScheme name="Syllabus">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FF237-BFB2-C24A-8ACD-EFB54D889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503</Words>
  <Characters>2868</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Watson Social CRM (Twitter BOT)</vt:lpstr>
    </vt:vector>
  </TitlesOfParts>
  <Company>IBM Corporation</Company>
  <LinksUpToDate>false</LinksUpToDate>
  <CharactersWithSpaces>3365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Watson Social CRM (Twitter BOT)</dc:title>
  <dc:creator>Owen Coelho</dc:creator>
  <cp:lastModifiedBy>CRISTENE GONZALEZ-WERTZ</cp:lastModifiedBy>
  <cp:revision>2</cp:revision>
  <dcterms:created xsi:type="dcterms:W3CDTF">2016-07-07T16:00:00Z</dcterms:created>
  <dcterms:modified xsi:type="dcterms:W3CDTF">2016-07-07T16:00:00Z</dcterms:modified>
</cp:coreProperties>
</file>